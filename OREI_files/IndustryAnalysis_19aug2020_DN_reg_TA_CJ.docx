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1FE5C" w14:textId="0EB703FC" w:rsidR="00D40C75" w:rsidRPr="00994760" w:rsidRDefault="00D40C7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994760">
        <w:rPr>
          <w:rFonts w:ascii="Times New Roman" w:hAnsi="Times New Roman" w:cs="Times New Roman"/>
          <w:b/>
          <w:sz w:val="24"/>
          <w:szCs w:val="24"/>
        </w:rPr>
        <w:t>Interpretative summary</w:t>
      </w:r>
    </w:p>
    <w:p w14:paraId="415982A5" w14:textId="6EB1FA19" w:rsidR="000128A3" w:rsidRPr="00994760" w:rsidRDefault="003338E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 xml:space="preserve">Our Industry Today: Survey of winter housing and bedding practices on Vermont organic dairy farms. Andrews. 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>At least 27% of Vermont dairy farms are certified organic</w:t>
      </w:r>
      <w:r w:rsidR="00110BE3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Cows </w:t>
      </w:r>
      <w:r w:rsidR="00110BE3" w:rsidRPr="00994760">
        <w:rPr>
          <w:rFonts w:ascii="Times New Roman" w:hAnsi="Times New Roman" w:cs="Times New Roman"/>
          <w:bCs/>
          <w:sz w:val="24"/>
          <w:szCs w:val="24"/>
        </w:rPr>
        <w:t xml:space="preserve">on organic dairies must be allowed 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>daily pasture access during the grazing season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110BE3" w:rsidRPr="00994760">
        <w:rPr>
          <w:rFonts w:ascii="Times New Roman" w:hAnsi="Times New Roman" w:cs="Times New Roman"/>
          <w:bCs/>
          <w:sz w:val="24"/>
          <w:szCs w:val="24"/>
        </w:rPr>
        <w:t xml:space="preserve">During 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>winter months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>cattle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>may be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 xml:space="preserve"> housed indoors</w:t>
      </w:r>
      <w:r w:rsidR="00726475" w:rsidRPr="00994760">
        <w:rPr>
          <w:bCs/>
        </w:rPr>
        <w:t xml:space="preserve"> </w:t>
      </w:r>
      <w:r w:rsidR="00110BE3" w:rsidRPr="00994760">
        <w:rPr>
          <w:rFonts w:ascii="Times New Roman" w:hAnsi="Times New Roman" w:cs="Times New Roman"/>
          <w:bCs/>
          <w:sz w:val="24"/>
          <w:szCs w:val="24"/>
        </w:rPr>
        <w:t>due to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 xml:space="preserve"> inclement weather.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94760">
        <w:rPr>
          <w:rFonts w:ascii="Times New Roman" w:hAnsi="Times New Roman" w:cs="Times New Roman"/>
          <w:bCs/>
          <w:sz w:val="24"/>
          <w:szCs w:val="24"/>
        </w:rPr>
        <w:t>T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 xml:space="preserve">here is limited knowledge of the frequency 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 xml:space="preserve">and diversity 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>of winter housing and bedding systems used for lactating dairy cows on organic dairy farms. In this project</w:t>
      </w:r>
      <w:r w:rsidR="005E3F13" w:rsidRPr="00994760">
        <w:rPr>
          <w:rFonts w:ascii="Times New Roman" w:hAnsi="Times New Roman" w:cs="Times New Roman"/>
          <w:bCs/>
          <w:sz w:val="24"/>
          <w:szCs w:val="24"/>
        </w:rPr>
        <w:t>,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 xml:space="preserve"> we surveyed organic dairy farmers in Vermont to 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 xml:space="preserve">estimate the frequency and diversity </w:t>
      </w:r>
      <w:r w:rsidR="00D40C75" w:rsidRPr="00994760">
        <w:rPr>
          <w:rFonts w:ascii="Times New Roman" w:hAnsi="Times New Roman" w:cs="Times New Roman"/>
          <w:bCs/>
          <w:sz w:val="24"/>
          <w:szCs w:val="24"/>
        </w:rPr>
        <w:t>of</w:t>
      </w:r>
      <w:r w:rsidR="00726475" w:rsidRPr="00994760">
        <w:rPr>
          <w:rFonts w:ascii="Times New Roman" w:hAnsi="Times New Roman" w:cs="Times New Roman"/>
          <w:bCs/>
          <w:sz w:val="24"/>
          <w:szCs w:val="24"/>
        </w:rPr>
        <w:t xml:space="preserve"> winter housing and bedding systems</w:t>
      </w:r>
      <w:r w:rsidRPr="00994760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86F280" w14:textId="77777777" w:rsidR="005A130D" w:rsidRPr="00994760" w:rsidRDefault="005A130D" w:rsidP="00CB57EC">
      <w:pPr>
        <w:tabs>
          <w:tab w:val="left" w:pos="360"/>
          <w:tab w:val="left" w:pos="720"/>
        </w:tabs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A7223DE" w14:textId="5AC9F29F" w:rsidR="004E63D7" w:rsidRPr="00994760" w:rsidRDefault="0003048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994760">
        <w:rPr>
          <w:rFonts w:ascii="Times New Roman" w:hAnsi="Times New Roman" w:cs="Times New Roman"/>
          <w:b/>
          <w:sz w:val="24"/>
          <w:szCs w:val="24"/>
        </w:rPr>
        <w:t>Our</w:t>
      </w:r>
      <w:r w:rsidR="006419B5" w:rsidRPr="00994760">
        <w:rPr>
          <w:rFonts w:ascii="Times New Roman" w:hAnsi="Times New Roman" w:cs="Times New Roman"/>
          <w:b/>
          <w:sz w:val="24"/>
          <w:szCs w:val="24"/>
        </w:rPr>
        <w:t xml:space="preserve"> Industry Today: </w:t>
      </w:r>
      <w:r w:rsidR="008F1138" w:rsidRPr="00994760">
        <w:rPr>
          <w:rFonts w:ascii="Times New Roman" w:hAnsi="Times New Roman" w:cs="Times New Roman"/>
          <w:b/>
          <w:sz w:val="24"/>
          <w:szCs w:val="24"/>
        </w:rPr>
        <w:t>Survey of w</w:t>
      </w:r>
      <w:r w:rsidR="008F3A7E" w:rsidRPr="00994760">
        <w:rPr>
          <w:rFonts w:ascii="Times New Roman" w:hAnsi="Times New Roman" w:cs="Times New Roman"/>
          <w:b/>
          <w:sz w:val="24"/>
          <w:szCs w:val="24"/>
        </w:rPr>
        <w:t xml:space="preserve">inter </w:t>
      </w:r>
      <w:r w:rsidR="00A40284" w:rsidRPr="00994760">
        <w:rPr>
          <w:rFonts w:ascii="Times New Roman" w:hAnsi="Times New Roman" w:cs="Times New Roman"/>
          <w:b/>
          <w:sz w:val="24"/>
          <w:szCs w:val="24"/>
        </w:rPr>
        <w:t>h</w:t>
      </w:r>
      <w:r w:rsidR="006419B5" w:rsidRPr="00994760">
        <w:rPr>
          <w:rFonts w:ascii="Times New Roman" w:hAnsi="Times New Roman" w:cs="Times New Roman"/>
          <w:b/>
          <w:sz w:val="24"/>
          <w:szCs w:val="24"/>
        </w:rPr>
        <w:t>ousing and</w:t>
      </w:r>
      <w:r w:rsidR="00C44505" w:rsidRPr="00994760">
        <w:rPr>
          <w:rFonts w:ascii="Times New Roman" w:hAnsi="Times New Roman" w:cs="Times New Roman"/>
          <w:b/>
          <w:sz w:val="24"/>
          <w:szCs w:val="24"/>
        </w:rPr>
        <w:t xml:space="preserve"> bedding </w:t>
      </w:r>
      <w:r w:rsidR="006419B5" w:rsidRPr="00994760">
        <w:rPr>
          <w:rFonts w:ascii="Times New Roman" w:hAnsi="Times New Roman" w:cs="Times New Roman"/>
          <w:b/>
          <w:sz w:val="24"/>
          <w:szCs w:val="24"/>
        </w:rPr>
        <w:t>practices</w:t>
      </w:r>
      <w:r w:rsidR="00C44505" w:rsidRPr="009947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B6962" w:rsidRPr="00994760">
        <w:rPr>
          <w:rFonts w:ascii="Times New Roman" w:hAnsi="Times New Roman" w:cs="Times New Roman"/>
          <w:b/>
          <w:sz w:val="24"/>
          <w:szCs w:val="24"/>
        </w:rPr>
        <w:t xml:space="preserve">on Vermont </w:t>
      </w:r>
      <w:commentRangeStart w:id="0"/>
      <w:r w:rsidR="00CB6962" w:rsidRPr="00994760">
        <w:rPr>
          <w:rFonts w:ascii="Times New Roman" w:hAnsi="Times New Roman" w:cs="Times New Roman"/>
          <w:b/>
          <w:sz w:val="24"/>
          <w:szCs w:val="24"/>
        </w:rPr>
        <w:t xml:space="preserve">organic dairy </w:t>
      </w:r>
      <w:commentRangeEnd w:id="0"/>
      <w:r w:rsidR="006C560C">
        <w:rPr>
          <w:rStyle w:val="CommentReference"/>
        </w:rPr>
        <w:commentReference w:id="0"/>
      </w:r>
      <w:r w:rsidR="00CB6962" w:rsidRPr="00994760">
        <w:rPr>
          <w:rFonts w:ascii="Times New Roman" w:hAnsi="Times New Roman" w:cs="Times New Roman"/>
          <w:b/>
          <w:sz w:val="24"/>
          <w:szCs w:val="24"/>
        </w:rPr>
        <w:t>farms</w:t>
      </w:r>
    </w:p>
    <w:p w14:paraId="68945902" w14:textId="064E141E" w:rsidR="00A16CA0" w:rsidRPr="00994760" w:rsidRDefault="00A16CA0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994760">
        <w:rPr>
          <w:rFonts w:ascii="Times New Roman" w:hAnsi="Times New Roman" w:cs="Times New Roman"/>
          <w:b/>
          <w:sz w:val="24"/>
          <w:szCs w:val="24"/>
        </w:rPr>
        <w:t>Tucker Andrews</w:t>
      </w:r>
      <w:r w:rsidR="008165C4" w:rsidRPr="00994760">
        <w:rPr>
          <w:rFonts w:ascii="Times New Roman" w:eastAsia="Times New Roman" w:hAnsi="Times New Roman" w:cs="Times New Roman"/>
          <w:b/>
          <w:sz w:val="24"/>
          <w:szCs w:val="24"/>
        </w:rPr>
        <w:t>*</w:t>
      </w:r>
      <w:r w:rsidRPr="00994760">
        <w:rPr>
          <w:rFonts w:ascii="Times New Roman" w:hAnsi="Times New Roman" w:cs="Times New Roman"/>
          <w:b/>
          <w:sz w:val="24"/>
          <w:szCs w:val="24"/>
        </w:rPr>
        <w:t>, Caitlin Jeffrey</w:t>
      </w:r>
      <w:r w:rsidR="008165C4" w:rsidRPr="00994760">
        <w:rPr>
          <w:rFonts w:ascii="Times New Roman" w:eastAsia="Times New Roman" w:hAnsi="Times New Roman" w:cs="Times New Roman"/>
          <w:b/>
          <w:sz w:val="24"/>
          <w:szCs w:val="24"/>
        </w:rPr>
        <w:t>†</w:t>
      </w:r>
      <w:r w:rsidRPr="0099476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EE191B" w:rsidRPr="00994760">
        <w:rPr>
          <w:rFonts w:ascii="Times New Roman" w:hAnsi="Times New Roman" w:cs="Times New Roman"/>
          <w:b/>
          <w:sz w:val="24"/>
          <w:szCs w:val="24"/>
        </w:rPr>
        <w:t>Rachel</w:t>
      </w:r>
      <w:r w:rsidR="00EA79B5" w:rsidRPr="009947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A79B5" w:rsidRPr="00994760">
        <w:rPr>
          <w:rFonts w:ascii="Times New Roman" w:hAnsi="Times New Roman" w:cs="Times New Roman"/>
          <w:b/>
          <w:sz w:val="24"/>
          <w:szCs w:val="24"/>
        </w:rPr>
        <w:t>Gilker</w:t>
      </w:r>
      <w:proofErr w:type="spellEnd"/>
      <w:r w:rsidR="00EE191B" w:rsidRPr="00994760">
        <w:rPr>
          <w:rFonts w:ascii="Times New Roman" w:hAnsi="Times New Roman" w:cs="Times New Roman"/>
          <w:b/>
          <w:sz w:val="24"/>
          <w:szCs w:val="24"/>
        </w:rPr>
        <w:t>‡</w:t>
      </w:r>
      <w:r w:rsidR="00EA79B5" w:rsidRPr="0099476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0334A" w:rsidRPr="00994760">
        <w:rPr>
          <w:rFonts w:ascii="Times New Roman" w:hAnsi="Times New Roman" w:cs="Times New Roman"/>
          <w:b/>
          <w:sz w:val="24"/>
          <w:szCs w:val="24"/>
        </w:rPr>
        <w:t>D</w:t>
      </w:r>
      <w:r w:rsidRPr="00994760">
        <w:rPr>
          <w:rFonts w:ascii="Times New Roman" w:hAnsi="Times New Roman" w:cs="Times New Roman"/>
          <w:b/>
          <w:sz w:val="24"/>
          <w:szCs w:val="24"/>
        </w:rPr>
        <w:t>eb</w:t>
      </w:r>
      <w:r w:rsidR="00EA79B5" w:rsidRPr="00994760">
        <w:rPr>
          <w:rFonts w:ascii="Times New Roman" w:hAnsi="Times New Roman" w:cs="Times New Roman"/>
          <w:b/>
          <w:sz w:val="24"/>
          <w:szCs w:val="24"/>
        </w:rPr>
        <w:t>orah A. Neher</w:t>
      </w:r>
      <w:r w:rsidR="00592178" w:rsidRPr="00994760">
        <w:rPr>
          <w:rFonts w:ascii="Times New Roman" w:eastAsia="Times New Roman" w:hAnsi="Times New Roman" w:cs="Times New Roman"/>
          <w:b/>
          <w:sz w:val="24"/>
          <w:szCs w:val="24"/>
        </w:rPr>
        <w:t>*</w:t>
      </w:r>
      <w:r w:rsidRPr="0099476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683F4B" w:rsidRPr="00994760">
        <w:rPr>
          <w:rFonts w:ascii="Times New Roman" w:hAnsi="Times New Roman" w:cs="Times New Roman"/>
          <w:b/>
          <w:sz w:val="24"/>
          <w:szCs w:val="24"/>
        </w:rPr>
        <w:t>J</w:t>
      </w:r>
      <w:r w:rsidRPr="00994760">
        <w:rPr>
          <w:rFonts w:ascii="Times New Roman" w:hAnsi="Times New Roman" w:cs="Times New Roman"/>
          <w:b/>
          <w:sz w:val="24"/>
          <w:szCs w:val="24"/>
        </w:rPr>
        <w:t>ohn</w:t>
      </w:r>
      <w:r w:rsidR="00EA79B5" w:rsidRPr="00994760">
        <w:rPr>
          <w:rFonts w:ascii="Times New Roman" w:hAnsi="Times New Roman" w:cs="Times New Roman"/>
          <w:b/>
          <w:sz w:val="24"/>
          <w:szCs w:val="24"/>
        </w:rPr>
        <w:t xml:space="preserve"> W. Barlow</w:t>
      </w:r>
      <w:r w:rsidR="00592178" w:rsidRPr="00994760">
        <w:rPr>
          <w:rFonts w:ascii="Times New Roman" w:eastAsia="Times New Roman" w:hAnsi="Times New Roman" w:cs="Times New Roman"/>
          <w:b/>
          <w:sz w:val="24"/>
          <w:szCs w:val="24"/>
        </w:rPr>
        <w:t>†</w:t>
      </w:r>
    </w:p>
    <w:p w14:paraId="00A36EB2" w14:textId="1CAF749B" w:rsidR="00592178" w:rsidRPr="00994760" w:rsidRDefault="00592178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eastAsia="Times New Roman" w:hAnsi="Times New Roman" w:cs="Times New Roman"/>
          <w:b/>
          <w:bCs/>
          <w:sz w:val="24"/>
          <w:szCs w:val="24"/>
        </w:rPr>
        <w:t>*</w:t>
      </w:r>
      <w:r w:rsidR="00AF42E5" w:rsidRPr="002E7301">
        <w:rPr>
          <w:rFonts w:ascii="Times New Roman" w:eastAsia="Times New Roman" w:hAnsi="Times New Roman" w:cs="Times New Roman"/>
          <w:bCs/>
          <w:sz w:val="24"/>
          <w:szCs w:val="24"/>
        </w:rPr>
        <w:t>Department of</w:t>
      </w:r>
      <w:r w:rsidR="00AF42E5" w:rsidRPr="009947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E7301">
        <w:rPr>
          <w:rFonts w:ascii="Times New Roman" w:hAnsi="Times New Roman" w:cs="Times New Roman"/>
          <w:bCs/>
          <w:sz w:val="24"/>
          <w:szCs w:val="24"/>
        </w:rPr>
        <w:t>P</w:t>
      </w:r>
      <w:r w:rsidR="005273B3" w:rsidRPr="002E7301">
        <w:rPr>
          <w:rFonts w:ascii="Times New Roman" w:hAnsi="Times New Roman" w:cs="Times New Roman"/>
          <w:bCs/>
          <w:sz w:val="24"/>
          <w:szCs w:val="24"/>
        </w:rPr>
        <w:t>lant and</w:t>
      </w:r>
      <w:r w:rsidR="00EA79B5" w:rsidRPr="002E7301">
        <w:rPr>
          <w:rFonts w:ascii="Times New Roman" w:hAnsi="Times New Roman" w:cs="Times New Roman"/>
          <w:bCs/>
          <w:sz w:val="24"/>
          <w:szCs w:val="24"/>
        </w:rPr>
        <w:t xml:space="preserve"> Soil S</w:t>
      </w:r>
      <w:r w:rsidR="005273B3" w:rsidRPr="003643DE">
        <w:rPr>
          <w:rFonts w:ascii="Times New Roman" w:hAnsi="Times New Roman" w:cs="Times New Roman"/>
          <w:bCs/>
          <w:sz w:val="24"/>
          <w:szCs w:val="24"/>
        </w:rPr>
        <w:t>cience, University of Vermont</w:t>
      </w:r>
      <w:r w:rsidRPr="00994760">
        <w:rPr>
          <w:rFonts w:ascii="Times New Roman" w:hAnsi="Times New Roman" w:cs="Times New Roman"/>
          <w:bCs/>
          <w:sz w:val="24"/>
          <w:szCs w:val="24"/>
        </w:rPr>
        <w:t>, Burlington 05405</w:t>
      </w:r>
    </w:p>
    <w:p w14:paraId="44021B90" w14:textId="53FFEB7A" w:rsidR="005273B3" w:rsidRPr="003643DE" w:rsidRDefault="00592178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eastAsia="Times New Roman" w:hAnsi="Times New Roman" w:cs="Times New Roman"/>
          <w:b/>
          <w:bCs/>
          <w:sz w:val="24"/>
          <w:szCs w:val="24"/>
        </w:rPr>
        <w:t>†</w:t>
      </w:r>
      <w:r w:rsidR="00AF42E5" w:rsidRPr="002E7301">
        <w:rPr>
          <w:rFonts w:ascii="Times New Roman" w:eastAsia="Times New Roman" w:hAnsi="Times New Roman" w:cs="Times New Roman"/>
          <w:bCs/>
          <w:sz w:val="24"/>
          <w:szCs w:val="24"/>
        </w:rPr>
        <w:t>Department of</w:t>
      </w:r>
      <w:r w:rsidR="00AF42E5" w:rsidRPr="009947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273B3" w:rsidRPr="002E7301">
        <w:rPr>
          <w:rFonts w:ascii="Times New Roman" w:hAnsi="Times New Roman" w:cs="Times New Roman"/>
          <w:bCs/>
          <w:sz w:val="24"/>
          <w:szCs w:val="24"/>
        </w:rPr>
        <w:t xml:space="preserve">Animal and Veterinary Sciences, University of Vermont, </w:t>
      </w:r>
      <w:r w:rsidRPr="002E7301">
        <w:rPr>
          <w:rFonts w:ascii="Times New Roman" w:hAnsi="Times New Roman" w:cs="Times New Roman"/>
          <w:bCs/>
          <w:sz w:val="24"/>
          <w:szCs w:val="24"/>
        </w:rPr>
        <w:t>Burlington 05405</w:t>
      </w:r>
    </w:p>
    <w:p w14:paraId="1BF98E93" w14:textId="3AD9D41C" w:rsidR="00006694" w:rsidRPr="002E7301" w:rsidRDefault="00006694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BA455A">
        <w:rPr>
          <w:rFonts w:ascii="Times New Roman" w:hAnsi="Times New Roman" w:cs="Times New Roman"/>
          <w:bCs/>
          <w:sz w:val="24"/>
          <w:szCs w:val="24"/>
        </w:rPr>
        <w:t>‡</w:t>
      </w:r>
      <w:r w:rsidR="00994760">
        <w:rPr>
          <w:rFonts w:ascii="Times New Roman" w:hAnsi="Times New Roman" w:cs="Times New Roman"/>
          <w:bCs/>
          <w:sz w:val="24"/>
          <w:szCs w:val="24"/>
        </w:rPr>
        <w:t>CSR Consulting</w:t>
      </w:r>
    </w:p>
    <w:p w14:paraId="1ADF53AD" w14:textId="12C40299" w:rsidR="001B13E1" w:rsidRPr="002E7301" w:rsidRDefault="008976A8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 xml:space="preserve">Corresponding author: John Barlow, Department of Animal and Veterinary Sciences, University of Vermont, 570 Main Street, 202 Terrill Building, Burlington, VT 05405; 802-656-1396; </w:t>
      </w:r>
      <w:hyperlink r:id="rId12" w:history="1">
        <w:r w:rsidR="00CB57EC" w:rsidRPr="002E7301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john.barlow@uvm.edu</w:t>
        </w:r>
      </w:hyperlink>
    </w:p>
    <w:p w14:paraId="3080E1AA" w14:textId="714DD853" w:rsidR="00CB57EC" w:rsidRPr="00994760" w:rsidRDefault="00CB57E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270E85B" w14:textId="4665390C" w:rsidR="00CB57EC" w:rsidRPr="00994760" w:rsidRDefault="00CB57E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44A5DBF" w14:textId="77777777" w:rsidR="00CB57EC" w:rsidRPr="00994760" w:rsidRDefault="00CB57E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4AFA875" w14:textId="77777777" w:rsidR="00C20455" w:rsidRDefault="00C20455" w:rsidP="00CB57EC">
      <w:pPr>
        <w:tabs>
          <w:tab w:val="left" w:pos="360"/>
          <w:tab w:val="left" w:pos="720"/>
        </w:tabs>
        <w:spacing w:after="0" w:line="480" w:lineRule="auto"/>
        <w:rPr>
          <w:ins w:id="1" w:author="Tucker Andrews" w:date="2020-10-08T09:28:00Z"/>
          <w:rFonts w:ascii="Times New Roman" w:hAnsi="Times New Roman" w:cs="Times New Roman"/>
          <w:b/>
          <w:sz w:val="24"/>
          <w:szCs w:val="24"/>
        </w:rPr>
      </w:pPr>
    </w:p>
    <w:p w14:paraId="7BFFC3DD" w14:textId="77777777" w:rsidR="00C20455" w:rsidRDefault="00C20455" w:rsidP="00CB57EC">
      <w:pPr>
        <w:tabs>
          <w:tab w:val="left" w:pos="360"/>
          <w:tab w:val="left" w:pos="720"/>
        </w:tabs>
        <w:spacing w:after="0" w:line="480" w:lineRule="auto"/>
        <w:rPr>
          <w:ins w:id="2" w:author="Tucker Andrews" w:date="2020-10-08T09:28:00Z"/>
          <w:rFonts w:ascii="Times New Roman" w:hAnsi="Times New Roman" w:cs="Times New Roman"/>
          <w:b/>
          <w:sz w:val="24"/>
          <w:szCs w:val="24"/>
        </w:rPr>
      </w:pPr>
    </w:p>
    <w:p w14:paraId="02371574" w14:textId="77777777" w:rsidR="00C20455" w:rsidRDefault="00C20455" w:rsidP="00CB57EC">
      <w:pPr>
        <w:tabs>
          <w:tab w:val="left" w:pos="360"/>
          <w:tab w:val="left" w:pos="720"/>
        </w:tabs>
        <w:spacing w:after="0" w:line="480" w:lineRule="auto"/>
        <w:rPr>
          <w:ins w:id="3" w:author="Tucker Andrews" w:date="2020-10-08T09:28:00Z"/>
          <w:rFonts w:ascii="Times New Roman" w:hAnsi="Times New Roman" w:cs="Times New Roman"/>
          <w:b/>
          <w:sz w:val="24"/>
          <w:szCs w:val="24"/>
        </w:rPr>
      </w:pPr>
    </w:p>
    <w:p w14:paraId="3468FE65" w14:textId="77777777" w:rsidR="00C20455" w:rsidRDefault="00C20455" w:rsidP="00CB57EC">
      <w:pPr>
        <w:tabs>
          <w:tab w:val="left" w:pos="360"/>
          <w:tab w:val="left" w:pos="720"/>
        </w:tabs>
        <w:spacing w:after="0" w:line="480" w:lineRule="auto"/>
        <w:rPr>
          <w:ins w:id="4" w:author="Tucker Andrews" w:date="2020-10-08T09:28:00Z"/>
          <w:rFonts w:ascii="Times New Roman" w:hAnsi="Times New Roman" w:cs="Times New Roman"/>
          <w:b/>
          <w:sz w:val="24"/>
          <w:szCs w:val="24"/>
        </w:rPr>
      </w:pPr>
    </w:p>
    <w:p w14:paraId="61FE0154" w14:textId="77777777" w:rsidR="00C20455" w:rsidRDefault="00C20455" w:rsidP="00CB57EC">
      <w:pPr>
        <w:tabs>
          <w:tab w:val="left" w:pos="360"/>
          <w:tab w:val="left" w:pos="720"/>
        </w:tabs>
        <w:spacing w:after="0" w:line="480" w:lineRule="auto"/>
        <w:rPr>
          <w:ins w:id="5" w:author="Tucker Andrews" w:date="2020-10-08T09:28:00Z"/>
          <w:rFonts w:ascii="Times New Roman" w:hAnsi="Times New Roman" w:cs="Times New Roman"/>
          <w:b/>
          <w:sz w:val="24"/>
          <w:szCs w:val="24"/>
        </w:rPr>
      </w:pPr>
    </w:p>
    <w:p w14:paraId="4B42EC94" w14:textId="4854383B" w:rsidR="00A16CA0" w:rsidRPr="00994760" w:rsidRDefault="00592178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994760">
        <w:rPr>
          <w:rFonts w:ascii="Times New Roman" w:hAnsi="Times New Roman" w:cs="Times New Roman"/>
          <w:b/>
          <w:sz w:val="24"/>
          <w:szCs w:val="24"/>
        </w:rPr>
        <w:lastRenderedPageBreak/>
        <w:t>ABSTRACT</w:t>
      </w:r>
    </w:p>
    <w:p w14:paraId="178956E6" w14:textId="6A602AD5" w:rsidR="00746536" w:rsidRPr="00CE559D" w:rsidRDefault="008976A8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ab/>
      </w:r>
      <w:r w:rsidR="00B93C02" w:rsidRPr="002E7301">
        <w:rPr>
          <w:rFonts w:ascii="Times New Roman" w:hAnsi="Times New Roman" w:cs="Times New Roman"/>
          <w:bCs/>
          <w:sz w:val="24"/>
          <w:szCs w:val="24"/>
        </w:rPr>
        <w:t>We conducted a survey to quantify the frequency and diversity of housing and bedding practices</w:t>
      </w:r>
      <w:r w:rsidR="00B93C02" w:rsidRPr="003643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used by organic dairy farmers in Vermont, </w:t>
      </w:r>
      <w:r w:rsidR="005A2BFD" w:rsidRPr="00994760">
        <w:rPr>
          <w:rFonts w:ascii="Times New Roman" w:hAnsi="Times New Roman" w:cs="Times New Roman"/>
          <w:bCs/>
          <w:sz w:val="24"/>
          <w:szCs w:val="24"/>
        </w:rPr>
        <w:t xml:space="preserve">achieving </w:t>
      </w:r>
      <w:r w:rsidR="00950526" w:rsidRPr="00994760">
        <w:rPr>
          <w:rFonts w:ascii="Times New Roman" w:hAnsi="Times New Roman" w:cs="Times New Roman"/>
          <w:bCs/>
          <w:sz w:val="24"/>
          <w:szCs w:val="24"/>
        </w:rPr>
        <w:t>a high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 response rate. </w:t>
      </w:r>
      <w:r w:rsidR="00950526" w:rsidRPr="00994760">
        <w:rPr>
          <w:rFonts w:ascii="Times New Roman" w:hAnsi="Times New Roman" w:cs="Times New Roman"/>
          <w:bCs/>
          <w:sz w:val="24"/>
          <w:szCs w:val="24"/>
        </w:rPr>
        <w:t>This report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 describe</w:t>
      </w:r>
      <w:r w:rsidR="00950526" w:rsidRPr="00994760">
        <w:rPr>
          <w:rFonts w:ascii="Times New Roman" w:hAnsi="Times New Roman" w:cs="Times New Roman"/>
          <w:bCs/>
          <w:sz w:val="24"/>
          <w:szCs w:val="24"/>
        </w:rPr>
        <w:t>s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50526" w:rsidRPr="00994760">
        <w:rPr>
          <w:rFonts w:ascii="Times New Roman" w:hAnsi="Times New Roman" w:cs="Times New Roman"/>
          <w:bCs/>
          <w:sz w:val="24"/>
          <w:szCs w:val="24"/>
        </w:rPr>
        <w:t xml:space="preserve">the survey 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>methods</w:t>
      </w:r>
      <w:r w:rsidR="005A2BFD" w:rsidRPr="00994760">
        <w:rPr>
          <w:rFonts w:ascii="Times New Roman" w:hAnsi="Times New Roman" w:cs="Times New Roman"/>
          <w:bCs/>
          <w:sz w:val="24"/>
          <w:szCs w:val="24"/>
        </w:rPr>
        <w:t>,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 results</w:t>
      </w:r>
      <w:r w:rsidR="005A2BFD" w:rsidRPr="00994760">
        <w:rPr>
          <w:rFonts w:ascii="Times New Roman" w:hAnsi="Times New Roman" w:cs="Times New Roman"/>
          <w:bCs/>
          <w:sz w:val="24"/>
          <w:szCs w:val="24"/>
        </w:rPr>
        <w:t>, successes, limitation</w:t>
      </w:r>
      <w:r w:rsidR="00744F6A" w:rsidRPr="00994760">
        <w:rPr>
          <w:rFonts w:ascii="Times New Roman" w:hAnsi="Times New Roman" w:cs="Times New Roman"/>
          <w:bCs/>
          <w:sz w:val="24"/>
          <w:szCs w:val="24"/>
        </w:rPr>
        <w:t>s, and lessons learned from administering the survey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CF7D1D" w:rsidRPr="00994760">
        <w:rPr>
          <w:rFonts w:ascii="Times New Roman" w:hAnsi="Times New Roman" w:cs="Times New Roman"/>
          <w:bCs/>
          <w:sz w:val="24"/>
          <w:szCs w:val="24"/>
        </w:rPr>
        <w:t>Beginning in December 2018, a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 short questionnaire was administered by web, mail, and telephone to a source population defined as all </w:t>
      </w:r>
      <w:r w:rsidR="00BA455A">
        <w:rPr>
          <w:rFonts w:ascii="Times New Roman" w:hAnsi="Times New Roman" w:cs="Times New Roman"/>
          <w:bCs/>
          <w:sz w:val="24"/>
          <w:szCs w:val="24"/>
        </w:rPr>
        <w:t xml:space="preserve">producers of organic dairy cow milk 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 xml:space="preserve">in Vermont </w:t>
      </w:r>
      <w:r w:rsidR="00746536" w:rsidRPr="00994760">
        <w:rPr>
          <w:rFonts w:ascii="Times New Roman" w:hAnsi="Times New Roman" w:cs="Times New Roman"/>
          <w:bCs/>
          <w:sz w:val="24"/>
          <w:szCs w:val="24"/>
        </w:rPr>
        <w:t>(</w:t>
      </w:r>
      <w:r w:rsidR="00746536" w:rsidRPr="00994760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="00746536" w:rsidRPr="00994760">
        <w:rPr>
          <w:rFonts w:ascii="Times New Roman" w:hAnsi="Times New Roman" w:cs="Times New Roman"/>
          <w:bCs/>
          <w:sz w:val="24"/>
          <w:szCs w:val="24"/>
        </w:rPr>
        <w:t xml:space="preserve"> = 17</w:t>
      </w:r>
      <w:r w:rsidR="00910A0B" w:rsidRPr="00994760">
        <w:rPr>
          <w:rFonts w:ascii="Times New Roman" w:hAnsi="Times New Roman" w:cs="Times New Roman"/>
          <w:bCs/>
          <w:sz w:val="24"/>
          <w:szCs w:val="24"/>
        </w:rPr>
        <w:t>7</w:t>
      </w:r>
      <w:r w:rsidR="00746536" w:rsidRPr="00994760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="00744F6A" w:rsidRPr="00994760">
        <w:rPr>
          <w:rFonts w:ascii="Times New Roman" w:hAnsi="Times New Roman" w:cs="Times New Roman"/>
          <w:bCs/>
          <w:sz w:val="24"/>
          <w:szCs w:val="24"/>
        </w:rPr>
        <w:t>listed in the United State</w:t>
      </w:r>
      <w:r w:rsidR="00B760CE" w:rsidRPr="00994760">
        <w:rPr>
          <w:rFonts w:ascii="Times New Roman" w:hAnsi="Times New Roman" w:cs="Times New Roman"/>
          <w:bCs/>
          <w:sz w:val="24"/>
          <w:szCs w:val="24"/>
        </w:rPr>
        <w:t>s</w:t>
      </w:r>
      <w:r w:rsidR="00744F6A" w:rsidRPr="00994760">
        <w:rPr>
          <w:rFonts w:ascii="Times New Roman" w:hAnsi="Times New Roman" w:cs="Times New Roman"/>
          <w:bCs/>
          <w:sz w:val="24"/>
          <w:szCs w:val="24"/>
        </w:rPr>
        <w:t xml:space="preserve"> Department of Agriculture Organic Integrity </w:t>
      </w:r>
      <w:r w:rsidR="00B93C02" w:rsidRPr="00994760">
        <w:rPr>
          <w:rFonts w:ascii="Times New Roman" w:hAnsi="Times New Roman" w:cs="Times New Roman"/>
          <w:bCs/>
          <w:sz w:val="24"/>
          <w:szCs w:val="24"/>
        </w:rPr>
        <w:t>database</w:t>
      </w:r>
      <w:r w:rsidR="00746536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="00290C31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24731" w:rsidRPr="00994760">
        <w:rPr>
          <w:rFonts w:ascii="Times New Roman" w:hAnsi="Times New Roman" w:cs="Times New Roman"/>
          <w:bCs/>
          <w:sz w:val="24"/>
          <w:szCs w:val="24"/>
        </w:rPr>
        <w:t xml:space="preserve">Our approach yielded </w:t>
      </w:r>
      <w:r w:rsidR="00746536" w:rsidRPr="00994760">
        <w:rPr>
          <w:rFonts w:ascii="Times New Roman" w:hAnsi="Times New Roman" w:cs="Times New Roman"/>
          <w:bCs/>
          <w:sz w:val="24"/>
          <w:szCs w:val="24"/>
        </w:rPr>
        <w:t xml:space="preserve">an </w:t>
      </w:r>
      <w:r w:rsidR="00924731" w:rsidRPr="00994760">
        <w:rPr>
          <w:rFonts w:ascii="Times New Roman" w:hAnsi="Times New Roman" w:cs="Times New Roman"/>
          <w:bCs/>
          <w:sz w:val="24"/>
          <w:szCs w:val="24"/>
        </w:rPr>
        <w:t>8</w:t>
      </w:r>
      <w:r w:rsidR="00883AF4" w:rsidRPr="00994760">
        <w:rPr>
          <w:rFonts w:ascii="Times New Roman" w:hAnsi="Times New Roman" w:cs="Times New Roman"/>
          <w:bCs/>
          <w:sz w:val="24"/>
          <w:szCs w:val="24"/>
        </w:rPr>
        <w:t>2</w:t>
      </w:r>
      <w:r w:rsidR="00924731" w:rsidRPr="00994760">
        <w:rPr>
          <w:rFonts w:ascii="Times New Roman" w:hAnsi="Times New Roman" w:cs="Times New Roman"/>
          <w:bCs/>
          <w:sz w:val="24"/>
          <w:szCs w:val="24"/>
        </w:rPr>
        <w:t>% (</w:t>
      </w:r>
      <w:r w:rsidR="00924731" w:rsidRPr="00994760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="00910A0B" w:rsidRPr="00994760">
        <w:rPr>
          <w:rFonts w:ascii="Times New Roman" w:hAnsi="Times New Roman" w:cs="Times New Roman"/>
          <w:bCs/>
          <w:sz w:val="24"/>
          <w:szCs w:val="24"/>
        </w:rPr>
        <w:t xml:space="preserve"> = 14</w:t>
      </w:r>
      <w:r w:rsidR="00883AF4" w:rsidRPr="00994760">
        <w:rPr>
          <w:rFonts w:ascii="Times New Roman" w:hAnsi="Times New Roman" w:cs="Times New Roman"/>
          <w:bCs/>
          <w:sz w:val="24"/>
          <w:szCs w:val="24"/>
        </w:rPr>
        <w:t>5</w:t>
      </w:r>
      <w:r w:rsidR="00924731" w:rsidRPr="00994760">
        <w:rPr>
          <w:rFonts w:ascii="Times New Roman" w:hAnsi="Times New Roman" w:cs="Times New Roman"/>
          <w:bCs/>
          <w:sz w:val="24"/>
          <w:szCs w:val="24"/>
        </w:rPr>
        <w:t xml:space="preserve">) response rate from certified organic farms </w:t>
      </w:r>
      <w:r w:rsidR="00746536" w:rsidRPr="00994760">
        <w:rPr>
          <w:rFonts w:ascii="Times New Roman" w:hAnsi="Times New Roman" w:cs="Times New Roman"/>
          <w:bCs/>
          <w:sz w:val="24"/>
          <w:szCs w:val="24"/>
        </w:rPr>
        <w:t>producing</w:t>
      </w:r>
      <w:r w:rsidR="00924731" w:rsidRPr="00994760">
        <w:rPr>
          <w:rFonts w:ascii="Times New Roman" w:hAnsi="Times New Roman" w:cs="Times New Roman"/>
          <w:bCs/>
          <w:sz w:val="24"/>
          <w:szCs w:val="24"/>
        </w:rPr>
        <w:t xml:space="preserve"> organic </w:t>
      </w:r>
      <w:r w:rsidR="00744F6A" w:rsidRPr="00994760">
        <w:rPr>
          <w:rFonts w:ascii="Times New Roman" w:hAnsi="Times New Roman" w:cs="Times New Roman"/>
          <w:bCs/>
          <w:sz w:val="24"/>
          <w:szCs w:val="24"/>
        </w:rPr>
        <w:t>cow’s milk</w:t>
      </w:r>
      <w:r w:rsidR="00924731" w:rsidRPr="00994760">
        <w:rPr>
          <w:rFonts w:ascii="Times New Roman" w:hAnsi="Times New Roman" w:cs="Times New Roman"/>
          <w:bCs/>
          <w:sz w:val="24"/>
          <w:szCs w:val="24"/>
        </w:rPr>
        <w:t xml:space="preserve"> in Vermont at the time of the </w:t>
      </w:r>
      <w:commentRangeStart w:id="7"/>
      <w:r w:rsidR="00924731" w:rsidRPr="00994760">
        <w:rPr>
          <w:rFonts w:ascii="Times New Roman" w:hAnsi="Times New Roman" w:cs="Times New Roman"/>
          <w:bCs/>
          <w:sz w:val="24"/>
          <w:szCs w:val="24"/>
        </w:rPr>
        <w:t>survey</w:t>
      </w:r>
      <w:commentRangeEnd w:id="7"/>
      <w:r w:rsidR="002E7301">
        <w:rPr>
          <w:rStyle w:val="CommentReference"/>
        </w:rPr>
        <w:commentReference w:id="7"/>
      </w:r>
      <w:r w:rsidR="00924731" w:rsidRPr="002E7301">
        <w:rPr>
          <w:rFonts w:ascii="Times New Roman" w:hAnsi="Times New Roman" w:cs="Times New Roman"/>
          <w:bCs/>
          <w:sz w:val="24"/>
          <w:szCs w:val="24"/>
        </w:rPr>
        <w:t>.</w:t>
      </w:r>
      <w:r w:rsidR="005311B8" w:rsidRPr="002E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del w:id="8" w:author="Deborah Neher" w:date="2020-09-20T07:30:00Z">
        <w:r w:rsidR="00924731" w:rsidRPr="00994760" w:rsidDel="005E3F13">
          <w:rPr>
            <w:rFonts w:ascii="Times New Roman" w:hAnsi="Times New Roman" w:cs="Times New Roman"/>
            <w:bCs/>
            <w:sz w:val="24"/>
            <w:szCs w:val="24"/>
          </w:rPr>
          <w:delText>We found t</w:delText>
        </w:r>
      </w:del>
      <w:ins w:id="9" w:author="Deborah Neher" w:date="2020-09-20T07:30:00Z">
        <w:del w:id="10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11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T</w:delText>
          </w:r>
        </w:del>
      </w:ins>
      <w:del w:id="12" w:author="Tucker Andrews" w:date="2020-10-07T14:43:00Z">
        <w:r w:rsidR="009247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1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he survey results </w:delText>
        </w:r>
      </w:del>
      <w:ins w:id="14" w:author="Deborah Neher" w:date="2020-09-20T07:27:00Z">
        <w:del w:id="15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16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response </w:delText>
          </w:r>
        </w:del>
      </w:ins>
      <w:ins w:id="17" w:author="Deborah Neher" w:date="2020-09-20T07:30:00Z">
        <w:del w:id="18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19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was </w:delText>
          </w:r>
        </w:del>
      </w:ins>
      <w:del w:id="20" w:author="Tucker Andrews" w:date="2020-10-07T14:43:00Z">
        <w:r w:rsidR="009247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2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were robust </w:delText>
        </w:r>
      </w:del>
      <w:ins w:id="22" w:author="Deborah Neher" w:date="2020-09-20T07:31:00Z">
        <w:del w:id="23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24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engendering </w:delText>
          </w:r>
        </w:del>
      </w:ins>
      <w:del w:id="25" w:author="Tucker Andrews" w:date="2020-10-07T14:43:00Z">
        <w:r w:rsidR="009247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2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and reliab</w:delText>
        </w:r>
      </w:del>
      <w:ins w:id="27" w:author="Deborah Neher" w:date="2020-09-20T07:31:00Z">
        <w:del w:id="28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29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ility</w:delText>
          </w:r>
        </w:del>
      </w:ins>
      <w:ins w:id="30" w:author="Deborah Neher" w:date="2020-09-20T07:32:00Z">
        <w:del w:id="31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32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 of results</w:delText>
          </w:r>
        </w:del>
      </w:ins>
      <w:del w:id="33" w:author="Tucker Andrews" w:date="2020-10-07T14:43:00Z">
        <w:r w:rsidR="009247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3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le,</w:delText>
        </w:r>
      </w:del>
      <w:ins w:id="35" w:author="Deborah Neher" w:date="2020-09-20T07:33:00Z">
        <w:del w:id="36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37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 with </w:delText>
          </w:r>
        </w:del>
      </w:ins>
      <w:del w:id="38" w:author="Tucker Andrews" w:date="2020-10-07T14:43:00Z">
        <w:r w:rsidR="009247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3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and credit </w:delText>
        </w:r>
      </w:del>
      <w:ins w:id="40" w:author="Deborah Neher" w:date="2020-09-20T07:34:00Z">
        <w:del w:id="41" w:author="Tucker Andrews" w:date="2020-10-07T14:43:00Z">
          <w:r w:rsidR="005E3F13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42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attributed to </w:delText>
          </w:r>
        </w:del>
      </w:ins>
      <w:del w:id="43" w:author="Tucker Andrews" w:date="2020-10-07T14:43:00Z">
        <w:r w:rsidR="009247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4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the phrasing of questions, pre-survey testing, multiple modes of distribution, and timing</w:delText>
        </w:r>
        <w:r w:rsidR="00290C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4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ins w:id="46" w:author="Rachel Gilker" w:date="2020-09-21T10:14:00Z">
        <w:del w:id="47" w:author="Tucker Andrews" w:date="2020-10-07T14:43:00Z">
          <w:r w:rsidR="00832CB7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48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and topic </w:delText>
          </w:r>
        </w:del>
      </w:ins>
      <w:del w:id="49" w:author="Tucker Andrews" w:date="2020-10-07T14:43:00Z">
        <w:r w:rsidR="00924731" w:rsidRPr="00CE559D" w:rsidDel="002E7301">
          <w:rPr>
            <w:rFonts w:ascii="Times New Roman" w:hAnsi="Times New Roman" w:cs="Times New Roman"/>
            <w:bCs/>
            <w:sz w:val="24"/>
            <w:szCs w:val="24"/>
            <w:rPrChange w:id="5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for capturing the attention and reflecting the interest of the source population.</w:delText>
        </w:r>
      </w:del>
      <w:r w:rsidR="00924731" w:rsidRPr="00CE559D">
        <w:rPr>
          <w:rFonts w:ascii="Times New Roman" w:hAnsi="Times New Roman" w:cs="Times New Roman"/>
          <w:bCs/>
          <w:sz w:val="24"/>
          <w:szCs w:val="24"/>
          <w:rPrChange w:id="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53733E54" w14:textId="697A777B" w:rsidR="00ED453C" w:rsidRPr="00CE559D" w:rsidRDefault="00746536" w:rsidP="00937658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6C646F" w:rsidRPr="00CE559D">
        <w:rPr>
          <w:rFonts w:ascii="Times New Roman" w:hAnsi="Times New Roman" w:cs="Times New Roman"/>
          <w:bCs/>
          <w:sz w:val="24"/>
          <w:szCs w:val="24"/>
          <w:rPrChange w:id="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three most common housing and bedding material combinations used by respondents were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</w:t>
      </w:r>
      <w:proofErr w:type="spellEnd"/>
      <w:r w:rsidR="006C646F" w:rsidRPr="00CE559D">
        <w:rPr>
          <w:rFonts w:ascii="Times New Roman" w:hAnsi="Times New Roman" w:cs="Times New Roman"/>
          <w:bCs/>
          <w:sz w:val="24"/>
          <w:szCs w:val="24"/>
          <w:rPrChange w:id="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housing with wood </w:t>
      </w:r>
      <w:r w:rsidR="00580C74" w:rsidRPr="00CE559D">
        <w:rPr>
          <w:rFonts w:ascii="Times New Roman" w:hAnsi="Times New Roman" w:cs="Times New Roman"/>
          <w:bCs/>
          <w:sz w:val="24"/>
          <w:szCs w:val="24"/>
          <w:rPrChange w:id="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bedding </w:t>
      </w:r>
      <w:r w:rsidR="006C646F" w:rsidRPr="00CE559D">
        <w:rPr>
          <w:rFonts w:ascii="Times New Roman" w:hAnsi="Times New Roman" w:cs="Times New Roman"/>
          <w:bCs/>
          <w:sz w:val="24"/>
          <w:szCs w:val="24"/>
          <w:rPrChange w:id="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r w:rsidR="00495C12" w:rsidRPr="00CE559D">
        <w:rPr>
          <w:rFonts w:ascii="Times New Roman" w:hAnsi="Times New Roman" w:cs="Times New Roman"/>
          <w:bCs/>
          <w:sz w:val="24"/>
          <w:szCs w:val="24"/>
          <w:rPrChange w:id="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45</w:t>
      </w:r>
      <w:r w:rsidR="006C646F" w:rsidRPr="00CE559D">
        <w:rPr>
          <w:rFonts w:ascii="Times New Roman" w:hAnsi="Times New Roman" w:cs="Times New Roman"/>
          <w:bCs/>
          <w:sz w:val="24"/>
          <w:szCs w:val="24"/>
          <w:rPrChange w:id="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%),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6C646F" w:rsidRPr="00CE559D">
        <w:rPr>
          <w:rFonts w:ascii="Times New Roman" w:hAnsi="Times New Roman" w:cs="Times New Roman"/>
          <w:bCs/>
          <w:sz w:val="24"/>
          <w:szCs w:val="24"/>
          <w:rPrChange w:id="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housing with wood </w:t>
      </w:r>
      <w:r w:rsidR="00580C74" w:rsidRPr="00CE559D">
        <w:rPr>
          <w:rFonts w:ascii="Times New Roman" w:hAnsi="Times New Roman" w:cs="Times New Roman"/>
          <w:bCs/>
          <w:sz w:val="24"/>
          <w:szCs w:val="24"/>
          <w:rPrChange w:id="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bedding </w:t>
      </w:r>
      <w:r w:rsidR="006C646F" w:rsidRPr="00CE559D">
        <w:rPr>
          <w:rFonts w:ascii="Times New Roman" w:hAnsi="Times New Roman" w:cs="Times New Roman"/>
          <w:bCs/>
          <w:sz w:val="24"/>
          <w:szCs w:val="24"/>
          <w:rPrChange w:id="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r w:rsidR="00495C12" w:rsidRPr="00CE559D">
        <w:rPr>
          <w:rFonts w:ascii="Times New Roman" w:hAnsi="Times New Roman" w:cs="Times New Roman"/>
          <w:bCs/>
          <w:sz w:val="24"/>
          <w:szCs w:val="24"/>
          <w:rPrChange w:id="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</w:t>
      </w:r>
      <w:r w:rsidR="00F544AB" w:rsidRPr="00CE559D">
        <w:rPr>
          <w:rFonts w:ascii="Times New Roman" w:hAnsi="Times New Roman" w:cs="Times New Roman"/>
          <w:bCs/>
          <w:sz w:val="24"/>
          <w:szCs w:val="24"/>
          <w:rPrChange w:id="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4</w:t>
      </w:r>
      <w:r w:rsidR="006C646F" w:rsidRPr="00CE559D">
        <w:rPr>
          <w:rFonts w:ascii="Times New Roman" w:hAnsi="Times New Roman" w:cs="Times New Roman"/>
          <w:bCs/>
          <w:sz w:val="24"/>
          <w:szCs w:val="24"/>
          <w:rPrChange w:id="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%), and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6C646F" w:rsidRPr="00CE559D">
        <w:rPr>
          <w:rFonts w:ascii="Times New Roman" w:hAnsi="Times New Roman" w:cs="Times New Roman"/>
          <w:bCs/>
          <w:sz w:val="24"/>
          <w:szCs w:val="24"/>
          <w:rPrChange w:id="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housing with sand</w:t>
      </w:r>
      <w:r w:rsidR="00580C74" w:rsidRPr="00CE559D">
        <w:rPr>
          <w:rFonts w:ascii="Times New Roman" w:hAnsi="Times New Roman" w:cs="Times New Roman"/>
          <w:bCs/>
          <w:sz w:val="24"/>
          <w:szCs w:val="24"/>
          <w:rPrChange w:id="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bedding</w:t>
      </w:r>
      <w:r w:rsidR="006C646F" w:rsidRPr="00CE559D">
        <w:rPr>
          <w:rFonts w:ascii="Times New Roman" w:hAnsi="Times New Roman" w:cs="Times New Roman"/>
          <w:bCs/>
          <w:sz w:val="24"/>
          <w:szCs w:val="24"/>
          <w:rPrChange w:id="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r w:rsidR="00495C12" w:rsidRPr="00CE559D">
        <w:rPr>
          <w:rFonts w:ascii="Times New Roman" w:hAnsi="Times New Roman" w:cs="Times New Roman"/>
          <w:bCs/>
          <w:sz w:val="24"/>
          <w:szCs w:val="24"/>
          <w:rPrChange w:id="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12</w:t>
      </w:r>
      <w:r w:rsidR="006C646F" w:rsidRPr="00CE559D">
        <w:rPr>
          <w:rFonts w:ascii="Times New Roman" w:hAnsi="Times New Roman" w:cs="Times New Roman"/>
          <w:bCs/>
          <w:sz w:val="24"/>
          <w:szCs w:val="24"/>
          <w:rPrChange w:id="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%)</w:t>
      </w:r>
      <w:commentRangeStart w:id="74"/>
      <w:r w:rsidR="006C646F" w:rsidRPr="002E7301">
        <w:rPr>
          <w:rFonts w:ascii="Times New Roman" w:hAnsi="Times New Roman" w:cs="Times New Roman"/>
          <w:bCs/>
          <w:sz w:val="24"/>
          <w:szCs w:val="24"/>
        </w:rPr>
        <w:t xml:space="preserve">. </w:t>
      </w:r>
      <w:commentRangeEnd w:id="74"/>
      <w:r w:rsidR="002E7301">
        <w:rPr>
          <w:rStyle w:val="CommentReference"/>
        </w:rPr>
        <w:commentReference w:id="74"/>
      </w:r>
      <w:del w:id="75" w:author="Tucker Andrews" w:date="2020-10-07T14:44:00Z">
        <w:r w:rsidR="00453254" w:rsidRPr="00CE559D" w:rsidDel="002E7301">
          <w:rPr>
            <w:rFonts w:ascii="Times New Roman" w:hAnsi="Times New Roman" w:cs="Times New Roman"/>
            <w:bCs/>
            <w:sz w:val="24"/>
            <w:szCs w:val="24"/>
            <w:rPrChange w:id="7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The remaining </w:delText>
        </w:r>
      </w:del>
      <w:ins w:id="77" w:author="Rachel Gilker" w:date="2020-09-22T09:48:00Z">
        <w:del w:id="78" w:author="Tucker Andrews" w:date="2020-10-07T14:44:00Z">
          <w:r w:rsidR="00937658" w:rsidRPr="00CE559D" w:rsidDel="002E7301">
            <w:rPr>
              <w:rFonts w:ascii="Times New Roman" w:hAnsi="Times New Roman" w:cs="Times New Roman"/>
              <w:bCs/>
              <w:sz w:val="24"/>
              <w:szCs w:val="24"/>
              <w:rPrChange w:id="79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remainder was made up of </w:delText>
          </w:r>
        </w:del>
      </w:ins>
      <w:del w:id="80" w:author="Tucker Andrews" w:date="2020-10-07T14:44:00Z">
        <w:r w:rsidR="00453254" w:rsidRPr="00CE559D" w:rsidDel="002E7301">
          <w:rPr>
            <w:rFonts w:ascii="Times New Roman" w:hAnsi="Times New Roman" w:cs="Times New Roman"/>
            <w:bCs/>
            <w:sz w:val="24"/>
            <w:szCs w:val="24"/>
            <w:rPrChange w:id="8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were combinations </w:delText>
        </w:r>
        <w:r w:rsidR="00117A49" w:rsidRPr="00CE559D" w:rsidDel="002E7301">
          <w:rPr>
            <w:rFonts w:ascii="Times New Roman" w:hAnsi="Times New Roman" w:cs="Times New Roman"/>
            <w:bCs/>
            <w:sz w:val="24"/>
            <w:szCs w:val="24"/>
            <w:rPrChange w:id="8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of housing and bedding system</w:delText>
        </w:r>
        <w:r w:rsidR="00453254" w:rsidRPr="00CE559D" w:rsidDel="002E7301">
          <w:rPr>
            <w:rFonts w:ascii="Times New Roman" w:hAnsi="Times New Roman" w:cs="Times New Roman"/>
            <w:bCs/>
            <w:sz w:val="24"/>
            <w:szCs w:val="24"/>
            <w:rPrChange w:id="8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s: </w:delText>
        </w:r>
        <w:r w:rsidR="00117A49" w:rsidRPr="00CE559D" w:rsidDel="002E7301">
          <w:rPr>
            <w:rFonts w:ascii="Times New Roman" w:hAnsi="Times New Roman" w:cs="Times New Roman"/>
            <w:bCs/>
            <w:sz w:val="24"/>
            <w:szCs w:val="24"/>
            <w:rPrChange w:id="8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9%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8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r w:rsidR="00580C74" w:rsidRPr="00CE559D" w:rsidDel="002E7301">
          <w:rPr>
            <w:rFonts w:ascii="Times New Roman" w:hAnsi="Times New Roman" w:cs="Times New Roman"/>
            <w:bCs/>
            <w:sz w:val="24"/>
            <w:szCs w:val="24"/>
            <w:rPrChange w:id="8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used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8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loose housing facilities </w:delText>
        </w:r>
        <w:r w:rsidR="00580C74" w:rsidRPr="00CE559D" w:rsidDel="002E7301">
          <w:rPr>
            <w:rFonts w:ascii="Times New Roman" w:hAnsi="Times New Roman" w:cs="Times New Roman"/>
            <w:bCs/>
            <w:sz w:val="24"/>
            <w:szCs w:val="24"/>
            <w:rPrChange w:id="8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with a bedded pack 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8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in combination with another housing type (e.g.</w:delText>
        </w:r>
        <w:r w:rsidR="003E59FB" w:rsidRPr="00CE559D" w:rsidDel="002E7301">
          <w:rPr>
            <w:rFonts w:ascii="Times New Roman" w:hAnsi="Times New Roman" w:cs="Times New Roman"/>
            <w:bCs/>
            <w:sz w:val="24"/>
            <w:szCs w:val="24"/>
            <w:rPrChange w:id="9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9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r w:rsidR="008276E5" w:rsidRPr="00CE559D" w:rsidDel="002E7301">
          <w:rPr>
            <w:rFonts w:ascii="Times New Roman" w:hAnsi="Times New Roman" w:cs="Times New Roman"/>
            <w:bCs/>
            <w:sz w:val="24"/>
            <w:szCs w:val="24"/>
            <w:rPrChange w:id="9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tiestall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9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and </w:delText>
        </w:r>
        <w:r w:rsidR="008276E5" w:rsidRPr="00CE559D" w:rsidDel="002E7301">
          <w:rPr>
            <w:rFonts w:ascii="Times New Roman" w:hAnsi="Times New Roman" w:cs="Times New Roman"/>
            <w:bCs/>
            <w:sz w:val="24"/>
            <w:szCs w:val="24"/>
            <w:rPrChange w:id="9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freestall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9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facilities)</w:delText>
        </w:r>
        <w:r w:rsidR="00117A49" w:rsidRPr="00CE559D" w:rsidDel="002E7301">
          <w:rPr>
            <w:rFonts w:ascii="Times New Roman" w:hAnsi="Times New Roman" w:cs="Times New Roman"/>
            <w:bCs/>
            <w:sz w:val="24"/>
            <w:szCs w:val="24"/>
            <w:rPrChange w:id="9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6% </w:delText>
        </w:r>
        <w:r w:rsidR="00580C74" w:rsidRPr="00CE559D" w:rsidDel="002E7301">
          <w:rPr>
            <w:rFonts w:ascii="Times New Roman" w:hAnsi="Times New Roman" w:cs="Times New Roman"/>
            <w:bCs/>
            <w:sz w:val="24"/>
            <w:szCs w:val="24"/>
            <w:rPrChange w:id="9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exclusively 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9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  <w:r w:rsidR="00580C74" w:rsidRPr="00CE559D" w:rsidDel="002E7301">
          <w:rPr>
            <w:rFonts w:ascii="Times New Roman" w:hAnsi="Times New Roman" w:cs="Times New Roman"/>
            <w:bCs/>
            <w:sz w:val="24"/>
            <w:szCs w:val="24"/>
            <w:rPrChange w:id="9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ed</w:delText>
        </w:r>
        <w:r w:rsidR="00F544AB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a bedded pack facility</w:delText>
        </w:r>
        <w:r w:rsidR="00117A49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 and 6% us</w:delText>
        </w:r>
        <w:r w:rsidR="00580C74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ed a combination of </w:delText>
        </w:r>
        <w:r w:rsidR="00117A49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both </w:delText>
        </w:r>
        <w:r w:rsidR="008276E5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tiestall</w:delText>
        </w:r>
        <w:r w:rsidR="00117A49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and </w:delText>
        </w:r>
        <w:r w:rsidR="008276E5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freestall</w:delText>
        </w:r>
        <w:r w:rsidR="00117A49" w:rsidRPr="00CE559D" w:rsidDel="002E7301">
          <w:rPr>
            <w:rFonts w:ascii="Times New Roman" w:hAnsi="Times New Roman" w:cs="Times New Roman"/>
            <w:bCs/>
            <w:sz w:val="24"/>
            <w:szCs w:val="24"/>
            <w:rPrChange w:id="10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facilities. </w:delText>
        </w:r>
      </w:del>
      <w:r w:rsidR="00117A49" w:rsidRPr="00CE559D">
        <w:rPr>
          <w:rFonts w:ascii="Times New Roman" w:hAnsi="Times New Roman" w:cs="Times New Roman"/>
          <w:bCs/>
          <w:sz w:val="24"/>
          <w:szCs w:val="24"/>
          <w:rPrChange w:id="1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 median number of lactating cows on farms among respondents was 59.5 (range 2</w:t>
      </w:r>
      <w:r w:rsidR="00A75051" w:rsidRPr="00CE559D">
        <w:rPr>
          <w:rFonts w:ascii="Times New Roman" w:hAnsi="Times New Roman" w:cs="Times New Roman"/>
          <w:bCs/>
          <w:sz w:val="24"/>
          <w:szCs w:val="24"/>
          <w:rPrChange w:id="1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to 400), and the </w:t>
      </w:r>
      <w:r w:rsidR="00117A49" w:rsidRPr="00CE559D">
        <w:rPr>
          <w:rFonts w:ascii="Times New Roman" w:hAnsi="Times New Roman" w:cs="Times New Roman"/>
          <w:bCs/>
          <w:sz w:val="24"/>
          <w:szCs w:val="24"/>
          <w:rPrChange w:id="1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odds of using more than one type of facility t</w:t>
      </w:r>
      <w:r w:rsidR="00A75051" w:rsidRPr="00CE559D">
        <w:rPr>
          <w:rFonts w:ascii="Times New Roman" w:hAnsi="Times New Roman" w:cs="Times New Roman"/>
          <w:bCs/>
          <w:sz w:val="24"/>
          <w:szCs w:val="24"/>
          <w:rPrChange w:id="1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 house lactating cows increased</w:t>
      </w:r>
      <w:r w:rsidR="00580C74" w:rsidRPr="00CE559D">
        <w:rPr>
          <w:rFonts w:ascii="Times New Roman" w:hAnsi="Times New Roman" w:cs="Times New Roman"/>
          <w:bCs/>
          <w:sz w:val="24"/>
          <w:szCs w:val="24"/>
          <w:rPrChange w:id="1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</w:t>
      </w:r>
      <w:r w:rsidR="00117A49" w:rsidRPr="00CE559D">
        <w:rPr>
          <w:rFonts w:ascii="Times New Roman" w:hAnsi="Times New Roman" w:cs="Times New Roman"/>
          <w:bCs/>
          <w:sz w:val="24"/>
          <w:szCs w:val="24"/>
          <w:rPrChange w:id="1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the number of lactating cows </w:t>
      </w:r>
      <w:r w:rsidR="00A75051" w:rsidRPr="00CE559D">
        <w:rPr>
          <w:rFonts w:ascii="Times New Roman" w:hAnsi="Times New Roman" w:cs="Times New Roman"/>
          <w:bCs/>
          <w:sz w:val="24"/>
          <w:szCs w:val="24"/>
          <w:rPrChange w:id="1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reported for a herd.</w:t>
      </w:r>
      <w:r w:rsidR="005A7807" w:rsidRPr="00CE559D">
        <w:rPr>
          <w:bCs/>
          <w:rPrChange w:id="115" w:author="Tucker Andrews" w:date="2020-10-07T11:36:00Z">
            <w:rPr/>
          </w:rPrChange>
        </w:rPr>
        <w:t xml:space="preserve"> </w:t>
      </w:r>
      <w:r w:rsidR="005A7807" w:rsidRPr="00CE559D">
        <w:rPr>
          <w:rFonts w:ascii="Times New Roman" w:hAnsi="Times New Roman" w:cs="Times New Roman"/>
          <w:bCs/>
          <w:sz w:val="24"/>
          <w:szCs w:val="24"/>
          <w:rPrChange w:id="1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Four </w:t>
      </w:r>
      <w:ins w:id="117" w:author="Tucker Andrews" w:date="2020-10-07T14:45:00Z">
        <w:r w:rsidR="002E7301">
          <w:rPr>
            <w:rFonts w:ascii="Times New Roman" w:hAnsi="Times New Roman" w:cs="Times New Roman"/>
            <w:bCs/>
            <w:sz w:val="24"/>
            <w:szCs w:val="24"/>
          </w:rPr>
          <w:t xml:space="preserve">primary </w:t>
        </w:r>
      </w:ins>
      <w:r w:rsidR="005A7807" w:rsidRPr="003643DE">
        <w:rPr>
          <w:rFonts w:ascii="Times New Roman" w:hAnsi="Times New Roman" w:cs="Times New Roman"/>
          <w:bCs/>
          <w:sz w:val="24"/>
          <w:szCs w:val="24"/>
        </w:rPr>
        <w:t xml:space="preserve">categories of </w:t>
      </w:r>
      <w:r w:rsidR="00464530" w:rsidRPr="00994760">
        <w:rPr>
          <w:rFonts w:ascii="Times New Roman" w:hAnsi="Times New Roman" w:cs="Times New Roman"/>
          <w:bCs/>
          <w:sz w:val="24"/>
          <w:szCs w:val="24"/>
        </w:rPr>
        <w:t xml:space="preserve">cattle </w:t>
      </w:r>
      <w:r w:rsidR="005A7807" w:rsidRPr="00994760">
        <w:rPr>
          <w:rFonts w:ascii="Times New Roman" w:hAnsi="Times New Roman" w:cs="Times New Roman"/>
          <w:bCs/>
          <w:sz w:val="24"/>
          <w:szCs w:val="24"/>
        </w:rPr>
        <w:t>breeds were identified among the respondent</w:t>
      </w:r>
      <w:r w:rsidR="00924731" w:rsidRPr="00994760">
        <w:rPr>
          <w:rFonts w:ascii="Times New Roman" w:hAnsi="Times New Roman" w:cs="Times New Roman"/>
          <w:bCs/>
          <w:sz w:val="24"/>
          <w:szCs w:val="24"/>
        </w:rPr>
        <w:t>s’</w:t>
      </w:r>
      <w:r w:rsidR="005A7807" w:rsidRPr="00994760">
        <w:rPr>
          <w:rFonts w:ascii="Times New Roman" w:hAnsi="Times New Roman" w:cs="Times New Roman"/>
          <w:bCs/>
          <w:sz w:val="24"/>
          <w:szCs w:val="24"/>
        </w:rPr>
        <w:t xml:space="preserve"> herds: 1) Holstein cattle only</w:t>
      </w:r>
      <w:r w:rsidR="00580C74" w:rsidRPr="00994760">
        <w:rPr>
          <w:rFonts w:ascii="Times New Roman" w:hAnsi="Times New Roman" w:cs="Times New Roman"/>
          <w:bCs/>
          <w:sz w:val="24"/>
          <w:szCs w:val="24"/>
        </w:rPr>
        <w:t>;</w:t>
      </w:r>
      <w:r w:rsidR="005A7807" w:rsidRPr="00994760">
        <w:rPr>
          <w:rFonts w:ascii="Times New Roman" w:hAnsi="Times New Roman" w:cs="Times New Roman"/>
          <w:bCs/>
          <w:sz w:val="24"/>
          <w:szCs w:val="24"/>
        </w:rPr>
        <w:t xml:space="preserve"> 2) Jersey cattle only</w:t>
      </w:r>
      <w:r w:rsidR="00580C74" w:rsidRPr="000606E6">
        <w:rPr>
          <w:rFonts w:ascii="Times New Roman" w:hAnsi="Times New Roman" w:cs="Times New Roman"/>
          <w:bCs/>
          <w:sz w:val="24"/>
          <w:szCs w:val="24"/>
        </w:rPr>
        <w:t>;</w:t>
      </w:r>
      <w:r w:rsidR="005A7807" w:rsidRPr="000606E6">
        <w:rPr>
          <w:rFonts w:ascii="Times New Roman" w:hAnsi="Times New Roman" w:cs="Times New Roman"/>
          <w:bCs/>
          <w:sz w:val="24"/>
          <w:szCs w:val="24"/>
        </w:rPr>
        <w:t xml:space="preserve"> 3) mixed Holstein and Jersey herds with c</w:t>
      </w:r>
      <w:r w:rsidR="005A7807" w:rsidRPr="004A3011">
        <w:rPr>
          <w:rFonts w:ascii="Times New Roman" w:hAnsi="Times New Roman" w:cs="Times New Roman"/>
          <w:bCs/>
          <w:sz w:val="24"/>
          <w:szCs w:val="24"/>
        </w:rPr>
        <w:t>rosses</w:t>
      </w:r>
      <w:r w:rsidR="00580C74" w:rsidRPr="004A3011">
        <w:rPr>
          <w:rFonts w:ascii="Times New Roman" w:hAnsi="Times New Roman" w:cs="Times New Roman"/>
          <w:bCs/>
          <w:sz w:val="24"/>
          <w:szCs w:val="24"/>
        </w:rPr>
        <w:t>;</w:t>
      </w:r>
      <w:r w:rsidR="005A7807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80C74" w:rsidRPr="009145D8">
        <w:rPr>
          <w:rFonts w:ascii="Times New Roman" w:hAnsi="Times New Roman" w:cs="Times New Roman"/>
          <w:bCs/>
          <w:sz w:val="24"/>
          <w:szCs w:val="24"/>
        </w:rPr>
        <w:t>and</w:t>
      </w:r>
      <w:r w:rsidR="00464530" w:rsidRPr="009145D8">
        <w:rPr>
          <w:rFonts w:ascii="Times New Roman" w:hAnsi="Times New Roman" w:cs="Times New Roman"/>
          <w:bCs/>
          <w:sz w:val="24"/>
          <w:szCs w:val="24"/>
        </w:rPr>
        <w:t>,</w:t>
      </w:r>
      <w:r w:rsidR="005A7807" w:rsidRPr="00CE559D">
        <w:rPr>
          <w:rFonts w:ascii="Times New Roman" w:hAnsi="Times New Roman" w:cs="Times New Roman"/>
          <w:bCs/>
          <w:sz w:val="24"/>
          <w:szCs w:val="24"/>
          <w:rPrChange w:id="1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4) mixed Jersey and Holstein herds with one or more additional breeds. Breed distribution was similar across the housing and bedding type categories. </w:t>
      </w:r>
      <w:r w:rsidR="006D772F" w:rsidRPr="00CE559D">
        <w:rPr>
          <w:rFonts w:ascii="Times New Roman" w:hAnsi="Times New Roman" w:cs="Times New Roman"/>
          <w:bCs/>
          <w:sz w:val="24"/>
          <w:szCs w:val="24"/>
          <w:rPrChange w:id="1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An association between frequency of individual cow milk somatic cell count testing and housing type was identified</w:t>
      </w:r>
      <w:r w:rsidR="00E45BB1" w:rsidRPr="00CE559D">
        <w:rPr>
          <w:rFonts w:ascii="Times New Roman" w:hAnsi="Times New Roman" w:cs="Times New Roman"/>
          <w:bCs/>
          <w:sz w:val="24"/>
          <w:szCs w:val="24"/>
          <w:rPrChange w:id="1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;</w:t>
      </w:r>
      <w:r w:rsidR="006D772F" w:rsidRPr="00CE559D">
        <w:rPr>
          <w:rFonts w:ascii="Times New Roman" w:hAnsi="Times New Roman" w:cs="Times New Roman"/>
          <w:bCs/>
          <w:sz w:val="24"/>
          <w:szCs w:val="24"/>
          <w:rPrChange w:id="1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respondents using </w:t>
      </w:r>
      <w:proofErr w:type="spellStart"/>
      <w:r w:rsidR="00F96522" w:rsidRPr="00CE559D">
        <w:rPr>
          <w:rFonts w:ascii="Times New Roman" w:hAnsi="Times New Roman" w:cs="Times New Roman"/>
          <w:bCs/>
          <w:sz w:val="24"/>
          <w:szCs w:val="24"/>
          <w:rPrChange w:id="1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F96522" w:rsidRPr="00CE559D">
        <w:rPr>
          <w:rFonts w:ascii="Times New Roman" w:hAnsi="Times New Roman" w:cs="Times New Roman"/>
          <w:bCs/>
          <w:sz w:val="24"/>
          <w:szCs w:val="24"/>
          <w:rPrChange w:id="1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sand facilities tested </w:t>
      </w:r>
      <w:r w:rsidR="00F96522" w:rsidRPr="00CE559D">
        <w:rPr>
          <w:rFonts w:ascii="Times New Roman" w:hAnsi="Times New Roman" w:cs="Times New Roman"/>
          <w:bCs/>
          <w:sz w:val="24"/>
          <w:szCs w:val="24"/>
          <w:rPrChange w:id="1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 xml:space="preserve">less frequently than herds in </w:t>
      </w:r>
      <w:proofErr w:type="spellStart"/>
      <w:r w:rsidR="00F96522" w:rsidRPr="00CE559D">
        <w:rPr>
          <w:rFonts w:ascii="Times New Roman" w:hAnsi="Times New Roman" w:cs="Times New Roman"/>
          <w:bCs/>
          <w:sz w:val="24"/>
          <w:szCs w:val="24"/>
          <w:rPrChange w:id="1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tiestalls</w:t>
      </w:r>
      <w:proofErr w:type="spellEnd"/>
      <w:r w:rsidR="00F96522" w:rsidRPr="00CE559D">
        <w:rPr>
          <w:rFonts w:ascii="Times New Roman" w:hAnsi="Times New Roman" w:cs="Times New Roman"/>
          <w:bCs/>
          <w:sz w:val="24"/>
          <w:szCs w:val="24"/>
          <w:rPrChange w:id="1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 wood bedding</w:t>
      </w:r>
      <w:r w:rsidR="006D772F" w:rsidRPr="00CE559D">
        <w:rPr>
          <w:rFonts w:ascii="Times New Roman" w:hAnsi="Times New Roman" w:cs="Times New Roman"/>
          <w:bCs/>
          <w:sz w:val="24"/>
          <w:szCs w:val="24"/>
          <w:rPrChange w:id="1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453254" w:rsidRPr="00CE559D">
        <w:rPr>
          <w:rFonts w:ascii="Times New Roman" w:hAnsi="Times New Roman" w:cs="Times New Roman"/>
          <w:bCs/>
          <w:sz w:val="24"/>
          <w:szCs w:val="24"/>
          <w:rPrChange w:id="1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24731" w:rsidRPr="00CE559D">
        <w:rPr>
          <w:rFonts w:ascii="Times New Roman" w:hAnsi="Times New Roman" w:cs="Times New Roman"/>
          <w:bCs/>
          <w:sz w:val="24"/>
          <w:szCs w:val="24"/>
          <w:rPrChange w:id="1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 survey length limit</w:t>
      </w:r>
      <w:r w:rsidR="00F96522" w:rsidRPr="00CE559D">
        <w:rPr>
          <w:rFonts w:ascii="Times New Roman" w:hAnsi="Times New Roman" w:cs="Times New Roman"/>
          <w:bCs/>
          <w:sz w:val="24"/>
          <w:szCs w:val="24"/>
          <w:rPrChange w:id="1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ed</w:t>
      </w:r>
      <w:r w:rsidR="00924731" w:rsidRPr="00CE559D">
        <w:rPr>
          <w:rFonts w:ascii="Times New Roman" w:hAnsi="Times New Roman" w:cs="Times New Roman"/>
          <w:bCs/>
          <w:sz w:val="24"/>
          <w:szCs w:val="24"/>
          <w:rPrChange w:id="1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information gathered, but overall </w:t>
      </w:r>
      <w:del w:id="132" w:author="Rachel Gilker" w:date="2020-09-22T09:49:00Z">
        <w:r w:rsidR="00924731" w:rsidRPr="00CE559D" w:rsidDel="00937658">
          <w:rPr>
            <w:rFonts w:ascii="Times New Roman" w:hAnsi="Times New Roman" w:cs="Times New Roman"/>
            <w:bCs/>
            <w:sz w:val="24"/>
            <w:szCs w:val="24"/>
            <w:rPrChange w:id="13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provide</w:delText>
        </w:r>
        <w:r w:rsidR="0003048C" w:rsidRPr="00CE559D" w:rsidDel="00937658">
          <w:rPr>
            <w:rFonts w:ascii="Times New Roman" w:hAnsi="Times New Roman" w:cs="Times New Roman"/>
            <w:bCs/>
            <w:sz w:val="24"/>
            <w:szCs w:val="24"/>
            <w:rPrChange w:id="13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s</w:delText>
        </w:r>
        <w:r w:rsidR="00924731" w:rsidRPr="00CE559D" w:rsidDel="00937658">
          <w:rPr>
            <w:rFonts w:ascii="Times New Roman" w:hAnsi="Times New Roman" w:cs="Times New Roman"/>
            <w:bCs/>
            <w:sz w:val="24"/>
            <w:szCs w:val="24"/>
            <w:rPrChange w:id="13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ins w:id="136" w:author="Rachel Gilker" w:date="2020-09-22T09:49:00Z">
        <w:r w:rsidR="00937658" w:rsidRPr="00CE559D">
          <w:rPr>
            <w:rFonts w:ascii="Times New Roman" w:hAnsi="Times New Roman" w:cs="Times New Roman"/>
            <w:bCs/>
            <w:sz w:val="24"/>
            <w:szCs w:val="24"/>
            <w:rPrChange w:id="13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provides </w:t>
        </w:r>
      </w:ins>
      <w:r w:rsidR="00924731" w:rsidRPr="00CE559D">
        <w:rPr>
          <w:rFonts w:ascii="Times New Roman" w:hAnsi="Times New Roman" w:cs="Times New Roman"/>
          <w:bCs/>
          <w:sz w:val="24"/>
          <w:szCs w:val="24"/>
          <w:rPrChange w:id="1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valuable insight on Vermont organic dairy housing and bedding practices. </w:t>
      </w:r>
    </w:p>
    <w:p w14:paraId="310D6BE7" w14:textId="549E9E7F" w:rsidR="0003048C" w:rsidRPr="00CE559D" w:rsidRDefault="0003048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0D8148E8" w14:textId="2F194A4F" w:rsidR="00A16CA0" w:rsidRPr="00CE559D" w:rsidRDefault="00FA7B6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i/>
          <w:sz w:val="24"/>
          <w:szCs w:val="24"/>
          <w:rPrChange w:id="141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>Key words.</w:t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dairy cow, </w:t>
      </w:r>
      <w:r w:rsidR="00EA79B5" w:rsidRPr="002E7301">
        <w:rPr>
          <w:rFonts w:ascii="Times New Roman" w:hAnsi="Times New Roman" w:cs="Times New Roman"/>
          <w:bCs/>
          <w:sz w:val="24"/>
          <w:szCs w:val="24"/>
        </w:rPr>
        <w:t>certified organic</w:t>
      </w:r>
      <w:r w:rsidR="00FC10E8" w:rsidRPr="002E7301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questionnaire, </w:t>
      </w:r>
      <w:proofErr w:type="spellStart"/>
      <w:r w:rsidR="008276E5" w:rsidRPr="003643DE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Pr="003643D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276E5" w:rsidRPr="00994760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, </w:t>
      </w:r>
      <w:del w:id="142" w:author="Tucker Andrews" w:date="2020-10-07T14:40:00Z">
        <w:r w:rsidRPr="00CE559D" w:rsidDel="00BA455A">
          <w:rPr>
            <w:rFonts w:ascii="Times New Roman" w:hAnsi="Times New Roman" w:cs="Times New Roman"/>
            <w:bCs/>
            <w:sz w:val="24"/>
            <w:szCs w:val="24"/>
            <w:rPrChange w:id="14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compost </w:delText>
        </w:r>
      </w:del>
      <w:r w:rsidRPr="00CE559D">
        <w:rPr>
          <w:rFonts w:ascii="Times New Roman" w:hAnsi="Times New Roman" w:cs="Times New Roman"/>
          <w:bCs/>
          <w:sz w:val="24"/>
          <w:szCs w:val="24"/>
          <w:rPrChange w:id="1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bedded pack</w:t>
      </w:r>
      <w:r w:rsidR="00924731" w:rsidRPr="00CE559D">
        <w:rPr>
          <w:rFonts w:ascii="Times New Roman" w:hAnsi="Times New Roman" w:cs="Times New Roman"/>
          <w:bCs/>
          <w:sz w:val="24"/>
          <w:szCs w:val="24"/>
          <w:rPrChange w:id="1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survey methods</w:t>
      </w:r>
    </w:p>
    <w:p w14:paraId="225403DF" w14:textId="77777777" w:rsidR="00FA7B65" w:rsidRPr="00CE559D" w:rsidRDefault="00FA7B6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36E72D19" w14:textId="77777777" w:rsidR="002E7301" w:rsidRDefault="002E7301" w:rsidP="00CB57EC">
      <w:pPr>
        <w:tabs>
          <w:tab w:val="left" w:pos="360"/>
          <w:tab w:val="left" w:pos="720"/>
        </w:tabs>
        <w:spacing w:after="0" w:line="480" w:lineRule="auto"/>
        <w:jc w:val="center"/>
        <w:rPr>
          <w:ins w:id="147" w:author="Tucker Andrews" w:date="2020-10-07T14:46:00Z"/>
          <w:rFonts w:ascii="Times New Roman" w:hAnsi="Times New Roman" w:cs="Times New Roman"/>
          <w:bCs/>
          <w:sz w:val="24"/>
          <w:szCs w:val="24"/>
        </w:rPr>
      </w:pPr>
      <w:bookmarkStart w:id="148" w:name="introduction"/>
      <w:bookmarkEnd w:id="148"/>
    </w:p>
    <w:p w14:paraId="0290FA2C" w14:textId="51369B0D" w:rsidR="0036296C" w:rsidRPr="00C20455" w:rsidRDefault="00592178" w:rsidP="00CB57EC">
      <w:pPr>
        <w:tabs>
          <w:tab w:val="left" w:pos="360"/>
          <w:tab w:val="left" w:pos="720"/>
        </w:tabs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0455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67FAC1A3" w14:textId="16B747EE" w:rsidR="00DF6454" w:rsidRPr="000606E6" w:rsidRDefault="000E556D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ab/>
      </w:r>
      <w:r w:rsidR="00B55954" w:rsidRPr="002E7301">
        <w:rPr>
          <w:rFonts w:ascii="Times New Roman" w:hAnsi="Times New Roman" w:cs="Times New Roman"/>
          <w:bCs/>
          <w:sz w:val="24"/>
          <w:szCs w:val="24"/>
        </w:rPr>
        <w:t xml:space="preserve">Dairy cattle housing and bedding systems influence animal health, reproduction, milk quality, </w:t>
      </w:r>
      <w:r w:rsidR="00B55954" w:rsidRPr="003643DE">
        <w:rPr>
          <w:rFonts w:ascii="Times New Roman" w:hAnsi="Times New Roman" w:cs="Times New Roman"/>
          <w:bCs/>
          <w:sz w:val="24"/>
          <w:szCs w:val="24"/>
        </w:rPr>
        <w:t xml:space="preserve">animal well-being, </w:t>
      </w:r>
      <w:r w:rsidR="006E6067" w:rsidRPr="00994760">
        <w:rPr>
          <w:rFonts w:ascii="Times New Roman" w:hAnsi="Times New Roman" w:cs="Times New Roman"/>
          <w:bCs/>
          <w:sz w:val="24"/>
          <w:szCs w:val="24"/>
        </w:rPr>
        <w:t xml:space="preserve">productivity </w:t>
      </w:r>
      <w:r w:rsidR="00B55954" w:rsidRPr="00994760">
        <w:rPr>
          <w:rFonts w:ascii="Times New Roman" w:hAnsi="Times New Roman" w:cs="Times New Roman"/>
          <w:bCs/>
          <w:sz w:val="24"/>
          <w:szCs w:val="24"/>
        </w:rPr>
        <w:t>and farm profitability</w:t>
      </w:r>
      <w:r w:rsidR="00AB1A23" w:rsidRPr="00994760">
        <w:rPr>
          <w:rFonts w:ascii="Times New Roman" w:hAnsi="Times New Roman" w:cs="Times New Roman"/>
          <w:bCs/>
          <w:sz w:val="24"/>
          <w:szCs w:val="24"/>
        </w:rPr>
        <w:t xml:space="preserve"> (Bewley et al. 2017)</w:t>
      </w:r>
      <w:r w:rsidR="007032FB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24AE8" w:rsidRPr="00994760">
        <w:rPr>
          <w:rFonts w:ascii="Times New Roman" w:hAnsi="Times New Roman" w:cs="Times New Roman"/>
          <w:bCs/>
          <w:sz w:val="24"/>
          <w:szCs w:val="24"/>
        </w:rPr>
        <w:t>Future t</w:t>
      </w:r>
      <w:r w:rsidR="007032FB" w:rsidRPr="00994760">
        <w:rPr>
          <w:rFonts w:ascii="Times New Roman" w:hAnsi="Times New Roman" w:cs="Times New Roman"/>
          <w:bCs/>
          <w:sz w:val="24"/>
          <w:szCs w:val="24"/>
        </w:rPr>
        <w:t xml:space="preserve">rends of </w:t>
      </w:r>
      <w:r w:rsidR="006E6067" w:rsidRPr="00994760">
        <w:rPr>
          <w:rFonts w:ascii="Times New Roman" w:hAnsi="Times New Roman" w:cs="Times New Roman"/>
          <w:bCs/>
          <w:sz w:val="24"/>
          <w:szCs w:val="24"/>
        </w:rPr>
        <w:t>dairy cattle housing</w:t>
      </w:r>
      <w:r w:rsidR="00505B19" w:rsidRPr="00994760">
        <w:rPr>
          <w:rFonts w:ascii="Times New Roman" w:hAnsi="Times New Roman" w:cs="Times New Roman"/>
          <w:bCs/>
          <w:sz w:val="24"/>
          <w:szCs w:val="24"/>
        </w:rPr>
        <w:t xml:space="preserve"> will </w:t>
      </w:r>
      <w:del w:id="149" w:author="Caitlin Jeffrey" w:date="2020-10-09T07:53:00Z">
        <w:r w:rsidR="00505B19" w:rsidRPr="00994760" w:rsidDel="000606E6">
          <w:rPr>
            <w:rFonts w:ascii="Times New Roman" w:hAnsi="Times New Roman" w:cs="Times New Roman"/>
            <w:bCs/>
            <w:sz w:val="24"/>
            <w:szCs w:val="24"/>
          </w:rPr>
          <w:delText xml:space="preserve">be a </w:delText>
        </w:r>
        <w:r w:rsidR="007032FB" w:rsidRPr="00994760" w:rsidDel="000606E6">
          <w:rPr>
            <w:rFonts w:ascii="Times New Roman" w:hAnsi="Times New Roman" w:cs="Times New Roman"/>
            <w:bCs/>
            <w:sz w:val="24"/>
            <w:szCs w:val="24"/>
          </w:rPr>
          <w:delText>reflection of</w:delText>
        </w:r>
      </w:del>
      <w:ins w:id="150" w:author="Caitlin Jeffrey" w:date="2020-10-09T07:53:00Z">
        <w:r w:rsidR="000606E6">
          <w:rPr>
            <w:rFonts w:ascii="Times New Roman" w:hAnsi="Times New Roman" w:cs="Times New Roman"/>
            <w:bCs/>
            <w:sz w:val="24"/>
            <w:szCs w:val="24"/>
          </w:rPr>
          <w:t xml:space="preserve"> reflect</w:t>
        </w:r>
      </w:ins>
      <w:r w:rsidR="007032FB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E6067" w:rsidRPr="00994760">
        <w:rPr>
          <w:rFonts w:ascii="Times New Roman" w:hAnsi="Times New Roman" w:cs="Times New Roman"/>
          <w:bCs/>
          <w:sz w:val="24"/>
          <w:szCs w:val="24"/>
        </w:rPr>
        <w:t xml:space="preserve">consumer demands, animal behavior, and environmental impact </w:t>
      </w:r>
      <w:r w:rsidR="007E210B" w:rsidRPr="00994760">
        <w:rPr>
          <w:rFonts w:ascii="Times New Roman" w:hAnsi="Times New Roman" w:cs="Times New Roman"/>
          <w:bCs/>
          <w:sz w:val="24"/>
          <w:szCs w:val="24"/>
        </w:rPr>
        <w:t>(</w:t>
      </w:r>
      <w:r w:rsidR="00A13AF6" w:rsidRPr="00994760">
        <w:rPr>
          <w:rFonts w:ascii="Times New Roman" w:hAnsi="Times New Roman" w:cs="Times New Roman"/>
          <w:bCs/>
          <w:sz w:val="24"/>
          <w:szCs w:val="24"/>
        </w:rPr>
        <w:t>Bewley et al. 2017</w:t>
      </w:r>
      <w:r w:rsidR="00806639" w:rsidRPr="00994760">
        <w:rPr>
          <w:rFonts w:ascii="Times New Roman" w:hAnsi="Times New Roman" w:cs="Times New Roman"/>
          <w:bCs/>
          <w:sz w:val="24"/>
          <w:szCs w:val="24"/>
        </w:rPr>
        <w:t>)</w:t>
      </w:r>
      <w:r w:rsidR="00AB1A23" w:rsidRPr="0099476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24AE8" w:rsidRPr="00994760">
        <w:rPr>
          <w:rFonts w:ascii="Times New Roman" w:hAnsi="Times New Roman" w:cs="Times New Roman"/>
          <w:bCs/>
          <w:sz w:val="24"/>
          <w:szCs w:val="24"/>
        </w:rPr>
        <w:t xml:space="preserve">and the </w:t>
      </w:r>
      <w:r w:rsidR="00F61848" w:rsidRPr="00994760">
        <w:rPr>
          <w:rFonts w:ascii="Times New Roman" w:hAnsi="Times New Roman" w:cs="Times New Roman"/>
          <w:bCs/>
          <w:sz w:val="24"/>
          <w:szCs w:val="24"/>
        </w:rPr>
        <w:t xml:space="preserve">long-term sustainability of the dairy industry </w:t>
      </w:r>
      <w:r w:rsidR="00ED453C" w:rsidRPr="00994760">
        <w:rPr>
          <w:rFonts w:ascii="Times New Roman" w:hAnsi="Times New Roman" w:cs="Times New Roman"/>
          <w:bCs/>
          <w:sz w:val="24"/>
          <w:szCs w:val="24"/>
        </w:rPr>
        <w:t>depends</w:t>
      </w:r>
      <w:r w:rsidR="00F61848" w:rsidRPr="000606E6">
        <w:rPr>
          <w:rFonts w:ascii="Times New Roman" w:hAnsi="Times New Roman" w:cs="Times New Roman"/>
          <w:bCs/>
          <w:sz w:val="24"/>
          <w:szCs w:val="24"/>
        </w:rPr>
        <w:t xml:space="preserve"> on the extent </w:t>
      </w:r>
      <w:r w:rsidR="00ED453C" w:rsidRPr="000606E6">
        <w:rPr>
          <w:rFonts w:ascii="Times New Roman" w:hAnsi="Times New Roman" w:cs="Times New Roman"/>
          <w:bCs/>
          <w:sz w:val="24"/>
          <w:szCs w:val="24"/>
        </w:rPr>
        <w:t>that</w:t>
      </w:r>
      <w:r w:rsidR="00F61848" w:rsidRPr="000606E6">
        <w:rPr>
          <w:rFonts w:ascii="Times New Roman" w:hAnsi="Times New Roman" w:cs="Times New Roman"/>
          <w:bCs/>
          <w:sz w:val="24"/>
          <w:szCs w:val="24"/>
        </w:rPr>
        <w:t xml:space="preserve"> housing systems reflect </w:t>
      </w:r>
      <w:r w:rsidR="00B24AE8" w:rsidRPr="000606E6">
        <w:rPr>
          <w:rFonts w:ascii="Times New Roman" w:hAnsi="Times New Roman" w:cs="Times New Roman"/>
          <w:bCs/>
          <w:sz w:val="24"/>
          <w:szCs w:val="24"/>
        </w:rPr>
        <w:t xml:space="preserve">these </w:t>
      </w:r>
      <w:r w:rsidR="00F61848" w:rsidRPr="000606E6">
        <w:rPr>
          <w:rFonts w:ascii="Times New Roman" w:hAnsi="Times New Roman" w:cs="Times New Roman"/>
          <w:bCs/>
          <w:sz w:val="24"/>
          <w:szCs w:val="24"/>
        </w:rPr>
        <w:t>priorities</w:t>
      </w:r>
      <w:r w:rsidR="00ED453C" w:rsidRPr="000606E6">
        <w:rPr>
          <w:rFonts w:ascii="Times New Roman" w:hAnsi="Times New Roman" w:cs="Times New Roman"/>
          <w:bCs/>
          <w:sz w:val="24"/>
          <w:szCs w:val="24"/>
        </w:rPr>
        <w:t xml:space="preserve"> (Beaver et al.</w:t>
      </w:r>
      <w:r w:rsidR="00B24AE8" w:rsidRPr="000606E6">
        <w:rPr>
          <w:rFonts w:ascii="Times New Roman" w:hAnsi="Times New Roman" w:cs="Times New Roman"/>
          <w:bCs/>
          <w:sz w:val="24"/>
          <w:szCs w:val="24"/>
        </w:rPr>
        <w:t>,</w:t>
      </w:r>
      <w:r w:rsidR="00ED453C" w:rsidRPr="000606E6">
        <w:rPr>
          <w:rFonts w:ascii="Times New Roman" w:hAnsi="Times New Roman" w:cs="Times New Roman"/>
          <w:bCs/>
          <w:sz w:val="24"/>
          <w:szCs w:val="24"/>
        </w:rPr>
        <w:t xml:space="preserve"> 2020)</w:t>
      </w:r>
      <w:r w:rsidR="00F61848" w:rsidRPr="000606E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D453C" w:rsidRPr="000606E6">
        <w:rPr>
          <w:rFonts w:ascii="Times New Roman" w:hAnsi="Times New Roman" w:cs="Times New Roman"/>
          <w:bCs/>
          <w:sz w:val="24"/>
          <w:szCs w:val="24"/>
        </w:rPr>
        <w:t xml:space="preserve">In 2014, </w:t>
      </w:r>
      <w:proofErr w:type="spellStart"/>
      <w:r w:rsidR="008276E5" w:rsidRPr="000606E6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="00ED453C" w:rsidRPr="000606E6">
        <w:rPr>
          <w:rFonts w:ascii="Times New Roman" w:hAnsi="Times New Roman" w:cs="Times New Roman"/>
          <w:bCs/>
          <w:sz w:val="24"/>
          <w:szCs w:val="24"/>
        </w:rPr>
        <w:t xml:space="preserve"> housing systems were </w:t>
      </w:r>
      <w:r w:rsidR="007F54D3" w:rsidRPr="000606E6">
        <w:rPr>
          <w:rFonts w:ascii="Times New Roman" w:hAnsi="Times New Roman" w:cs="Times New Roman"/>
          <w:bCs/>
          <w:sz w:val="24"/>
          <w:szCs w:val="24"/>
        </w:rPr>
        <w:t>t</w:t>
      </w:r>
      <w:r w:rsidR="005428A6" w:rsidRPr="000606E6">
        <w:rPr>
          <w:rFonts w:ascii="Times New Roman" w:hAnsi="Times New Roman" w:cs="Times New Roman"/>
          <w:bCs/>
          <w:sz w:val="24"/>
          <w:szCs w:val="24"/>
        </w:rPr>
        <w:t xml:space="preserve">he </w:t>
      </w:r>
      <w:r w:rsidR="00ED453C" w:rsidRPr="000606E6">
        <w:rPr>
          <w:rFonts w:ascii="Times New Roman" w:hAnsi="Times New Roman" w:cs="Times New Roman"/>
          <w:bCs/>
          <w:sz w:val="24"/>
          <w:szCs w:val="24"/>
        </w:rPr>
        <w:t xml:space="preserve">most common </w:t>
      </w:r>
      <w:r w:rsidR="005428A6" w:rsidRPr="004A3011">
        <w:rPr>
          <w:rFonts w:ascii="Times New Roman" w:hAnsi="Times New Roman" w:cs="Times New Roman"/>
          <w:bCs/>
          <w:sz w:val="24"/>
          <w:szCs w:val="24"/>
        </w:rPr>
        <w:t>housing types for lactating cows</w:t>
      </w:r>
      <w:r w:rsidR="00BA0712" w:rsidRPr="00CE559D">
        <w:rPr>
          <w:rFonts w:ascii="Times New Roman" w:hAnsi="Times New Roman" w:cs="Times New Roman"/>
          <w:bCs/>
          <w:sz w:val="24"/>
          <w:szCs w:val="24"/>
          <w:rPrChange w:id="1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among all operations </w:t>
      </w:r>
      <w:ins w:id="152" w:author="Tucker Andrews" w:date="2020-10-08T09:21:00Z">
        <w:r w:rsidR="00C20455">
          <w:rPr>
            <w:rFonts w:ascii="Times New Roman" w:hAnsi="Times New Roman" w:cs="Times New Roman"/>
            <w:bCs/>
            <w:sz w:val="24"/>
            <w:szCs w:val="24"/>
          </w:rPr>
          <w:t xml:space="preserve">in the </w:t>
        </w:r>
        <w:del w:id="153" w:author="Caitlin Jeffrey" w:date="2020-10-09T07:56:00Z">
          <w:r w:rsidR="00C20455" w:rsidDel="000606E6">
            <w:rPr>
              <w:rFonts w:ascii="Times New Roman" w:hAnsi="Times New Roman" w:cs="Times New Roman"/>
              <w:bCs/>
              <w:sz w:val="24"/>
              <w:szCs w:val="24"/>
            </w:rPr>
            <w:delText>USA</w:delText>
          </w:r>
        </w:del>
      </w:ins>
      <w:ins w:id="154" w:author="Caitlin Jeffrey" w:date="2020-10-09T07:56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ins w:id="155" w:author="Tucker Andrews" w:date="2020-10-08T09:21:00Z">
        <w:r w:rsidR="00C20455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r w:rsidR="00BA0712" w:rsidRPr="000606E6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E7363F" w:rsidRPr="000606E6">
        <w:rPr>
          <w:rFonts w:ascii="Times New Roman" w:hAnsi="Times New Roman" w:cs="Times New Roman"/>
          <w:bCs/>
          <w:sz w:val="24"/>
          <w:szCs w:val="24"/>
        </w:rPr>
        <w:t>foremost</w:t>
      </w:r>
      <w:r w:rsidR="00BA0712" w:rsidRPr="000606E6">
        <w:rPr>
          <w:rFonts w:ascii="Times New Roman" w:hAnsi="Times New Roman" w:cs="Times New Roman"/>
          <w:bCs/>
          <w:sz w:val="24"/>
          <w:szCs w:val="24"/>
        </w:rPr>
        <w:t xml:space="preserve"> among </w:t>
      </w:r>
      <w:r w:rsidR="00E7363F" w:rsidRPr="000606E6">
        <w:rPr>
          <w:rFonts w:ascii="Times New Roman" w:hAnsi="Times New Roman" w:cs="Times New Roman"/>
          <w:bCs/>
          <w:sz w:val="24"/>
          <w:szCs w:val="24"/>
        </w:rPr>
        <w:t>operations</w:t>
      </w:r>
      <w:r w:rsidR="00BA0712" w:rsidRPr="000606E6">
        <w:rPr>
          <w:rFonts w:ascii="Times New Roman" w:hAnsi="Times New Roman" w:cs="Times New Roman"/>
          <w:bCs/>
          <w:sz w:val="24"/>
          <w:szCs w:val="24"/>
        </w:rPr>
        <w:t xml:space="preserve"> with less than 100 cows</w:t>
      </w:r>
      <w:r w:rsidR="005428A6" w:rsidRPr="000606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518FB" w:rsidRPr="000606E6">
        <w:rPr>
          <w:rFonts w:ascii="Times New Roman" w:hAnsi="Times New Roman" w:cs="Times New Roman"/>
          <w:bCs/>
          <w:sz w:val="24"/>
          <w:szCs w:val="24"/>
        </w:rPr>
        <w:t xml:space="preserve">(USDA 2016). </w:t>
      </w:r>
      <w:r w:rsidR="00B24AE8" w:rsidRPr="004A3011">
        <w:rPr>
          <w:rFonts w:ascii="Times New Roman" w:hAnsi="Times New Roman" w:cs="Times New Roman"/>
          <w:bCs/>
          <w:sz w:val="24"/>
          <w:szCs w:val="24"/>
        </w:rPr>
        <w:t xml:space="preserve">However, it is unknown whether this trend also applies to </w:t>
      </w:r>
      <w:r w:rsidR="00C21CE6" w:rsidRPr="00E91661">
        <w:rPr>
          <w:rFonts w:ascii="Times New Roman" w:hAnsi="Times New Roman" w:cs="Times New Roman"/>
          <w:bCs/>
          <w:sz w:val="24"/>
          <w:szCs w:val="24"/>
        </w:rPr>
        <w:t xml:space="preserve">lactating cattle on organic </w:t>
      </w:r>
      <w:r w:rsidR="00C21CE6" w:rsidRPr="009145D8">
        <w:rPr>
          <w:rFonts w:ascii="Times New Roman" w:hAnsi="Times New Roman" w:cs="Times New Roman"/>
          <w:bCs/>
          <w:sz w:val="24"/>
          <w:szCs w:val="24"/>
        </w:rPr>
        <w:t xml:space="preserve">farms in the </w:t>
      </w:r>
      <w:del w:id="156" w:author="Caitlin Jeffrey" w:date="2020-10-09T07:56:00Z">
        <w:r w:rsidR="00C21CE6" w:rsidRPr="00CE559D" w:rsidDel="000606E6">
          <w:rPr>
            <w:rFonts w:ascii="Times New Roman" w:hAnsi="Times New Roman" w:cs="Times New Roman"/>
            <w:bCs/>
            <w:sz w:val="24"/>
            <w:szCs w:val="24"/>
            <w:rPrChange w:id="15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</w:del>
      <w:ins w:id="158" w:author="Tucker Andrews" w:date="2020-10-08T09:22:00Z">
        <w:del w:id="159" w:author="Caitlin Jeffrey" w:date="2020-10-09T07:56:00Z">
          <w:r w:rsidR="00C20455" w:rsidDel="000606E6">
            <w:rPr>
              <w:rFonts w:ascii="Times New Roman" w:hAnsi="Times New Roman" w:cs="Times New Roman"/>
              <w:bCs/>
              <w:sz w:val="24"/>
              <w:szCs w:val="24"/>
            </w:rPr>
            <w:delText>A</w:delText>
          </w:r>
        </w:del>
      </w:ins>
      <w:ins w:id="160" w:author="Caitlin Jeffrey" w:date="2020-10-09T07:56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C21CE6" w:rsidRPr="000606E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5633EF" w:rsidRPr="000606E6">
        <w:rPr>
          <w:rFonts w:ascii="Times New Roman" w:hAnsi="Times New Roman" w:cs="Times New Roman"/>
          <w:bCs/>
          <w:sz w:val="24"/>
          <w:szCs w:val="24"/>
        </w:rPr>
        <w:t>R</w:t>
      </w:r>
      <w:r w:rsidR="001661A1" w:rsidRPr="000606E6">
        <w:rPr>
          <w:rFonts w:ascii="Times New Roman" w:hAnsi="Times New Roman" w:cs="Times New Roman"/>
          <w:bCs/>
          <w:sz w:val="24"/>
          <w:szCs w:val="24"/>
        </w:rPr>
        <w:t>egional difference</w:t>
      </w:r>
      <w:r w:rsidR="003A3445" w:rsidRPr="000606E6">
        <w:rPr>
          <w:rFonts w:ascii="Times New Roman" w:hAnsi="Times New Roman" w:cs="Times New Roman"/>
          <w:bCs/>
          <w:sz w:val="24"/>
          <w:szCs w:val="24"/>
        </w:rPr>
        <w:t>s</w:t>
      </w:r>
      <w:r w:rsidR="001661A1" w:rsidRPr="000606E6">
        <w:rPr>
          <w:rFonts w:ascii="Times New Roman" w:hAnsi="Times New Roman" w:cs="Times New Roman"/>
          <w:bCs/>
          <w:sz w:val="24"/>
          <w:szCs w:val="24"/>
        </w:rPr>
        <w:t xml:space="preserve"> in </w:t>
      </w:r>
      <w:r w:rsidR="00BA0712" w:rsidRPr="000606E6">
        <w:rPr>
          <w:rFonts w:ascii="Times New Roman" w:hAnsi="Times New Roman" w:cs="Times New Roman"/>
          <w:bCs/>
          <w:sz w:val="24"/>
          <w:szCs w:val="24"/>
        </w:rPr>
        <w:t>h</w:t>
      </w:r>
      <w:r w:rsidR="00E7363F" w:rsidRPr="000606E6">
        <w:rPr>
          <w:rFonts w:ascii="Times New Roman" w:hAnsi="Times New Roman" w:cs="Times New Roman"/>
          <w:bCs/>
          <w:sz w:val="24"/>
          <w:szCs w:val="24"/>
        </w:rPr>
        <w:t xml:space="preserve">erd size and types of facilities </w:t>
      </w:r>
      <w:r w:rsidR="001661A1" w:rsidRPr="000606E6">
        <w:rPr>
          <w:rFonts w:ascii="Times New Roman" w:hAnsi="Times New Roman" w:cs="Times New Roman"/>
          <w:bCs/>
          <w:sz w:val="24"/>
          <w:szCs w:val="24"/>
        </w:rPr>
        <w:t xml:space="preserve">exist </w:t>
      </w:r>
      <w:r w:rsidR="00BA0712" w:rsidRPr="000606E6">
        <w:rPr>
          <w:rFonts w:ascii="Times New Roman" w:hAnsi="Times New Roman" w:cs="Times New Roman"/>
          <w:bCs/>
          <w:sz w:val="24"/>
          <w:szCs w:val="24"/>
        </w:rPr>
        <w:t xml:space="preserve">among </w:t>
      </w:r>
      <w:del w:id="161" w:author="Caitlin Jeffrey" w:date="2020-10-09T07:56:00Z">
        <w:r w:rsidR="00BA0712" w:rsidRPr="000606E6" w:rsidDel="000606E6">
          <w:rPr>
            <w:rFonts w:ascii="Times New Roman" w:hAnsi="Times New Roman" w:cs="Times New Roman"/>
            <w:bCs/>
            <w:sz w:val="24"/>
            <w:szCs w:val="24"/>
          </w:rPr>
          <w:delText>U</w:delText>
        </w:r>
        <w:r w:rsidR="00E7363F" w:rsidRPr="000606E6" w:rsidDel="000606E6">
          <w:rPr>
            <w:rFonts w:ascii="Times New Roman" w:hAnsi="Times New Roman" w:cs="Times New Roman"/>
            <w:bCs/>
            <w:sz w:val="24"/>
            <w:szCs w:val="24"/>
          </w:rPr>
          <w:delText>S</w:delText>
        </w:r>
      </w:del>
      <w:ins w:id="162" w:author="Rachel Gilker" w:date="2020-09-21T10:41:00Z">
        <w:del w:id="163" w:author="Caitlin Jeffrey" w:date="2020-10-09T07:56:00Z">
          <w:r w:rsidR="00B760CE" w:rsidRPr="000606E6" w:rsidDel="000606E6">
            <w:rPr>
              <w:rFonts w:ascii="Times New Roman" w:hAnsi="Times New Roman" w:cs="Times New Roman"/>
              <w:bCs/>
              <w:sz w:val="24"/>
              <w:szCs w:val="24"/>
            </w:rPr>
            <w:delText>A</w:delText>
          </w:r>
        </w:del>
      </w:ins>
      <w:ins w:id="164" w:author="Caitlin Jeffrey" w:date="2020-10-09T07:56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E7363F" w:rsidRPr="002E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A0712" w:rsidRPr="002E7301">
        <w:rPr>
          <w:rFonts w:ascii="Times New Roman" w:hAnsi="Times New Roman" w:cs="Times New Roman"/>
          <w:bCs/>
          <w:sz w:val="24"/>
          <w:szCs w:val="24"/>
        </w:rPr>
        <w:t>dairy operations</w:t>
      </w:r>
      <w:r w:rsidR="00E7363F" w:rsidRPr="002E7301">
        <w:rPr>
          <w:rFonts w:ascii="Times New Roman" w:hAnsi="Times New Roman" w:cs="Times New Roman"/>
          <w:bCs/>
          <w:sz w:val="24"/>
          <w:szCs w:val="24"/>
        </w:rPr>
        <w:t xml:space="preserve"> (USDA 2016)</w:t>
      </w:r>
      <w:r w:rsidR="00BA0712" w:rsidRPr="003643DE">
        <w:rPr>
          <w:rFonts w:ascii="Times New Roman" w:hAnsi="Times New Roman" w:cs="Times New Roman"/>
          <w:bCs/>
          <w:sz w:val="24"/>
          <w:szCs w:val="24"/>
        </w:rPr>
        <w:t>, and it is unclear how</w:t>
      </w:r>
      <w:r w:rsidR="001661A1" w:rsidRPr="003643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85F77" w:rsidRPr="00994760">
        <w:rPr>
          <w:rFonts w:ascii="Times New Roman" w:hAnsi="Times New Roman" w:cs="Times New Roman"/>
          <w:bCs/>
          <w:sz w:val="24"/>
          <w:szCs w:val="24"/>
        </w:rPr>
        <w:t xml:space="preserve">Vermont organic dairy farms </w:t>
      </w:r>
      <w:r w:rsidR="001661A1" w:rsidRPr="00994760">
        <w:rPr>
          <w:rFonts w:ascii="Times New Roman" w:hAnsi="Times New Roman" w:cs="Times New Roman"/>
          <w:bCs/>
          <w:sz w:val="24"/>
          <w:szCs w:val="24"/>
        </w:rPr>
        <w:t>c</w:t>
      </w:r>
      <w:r w:rsidR="00BA0712" w:rsidRPr="00994760">
        <w:rPr>
          <w:rFonts w:ascii="Times New Roman" w:hAnsi="Times New Roman" w:cs="Times New Roman"/>
          <w:bCs/>
          <w:sz w:val="24"/>
          <w:szCs w:val="24"/>
        </w:rPr>
        <w:t>ompare</w:t>
      </w:r>
      <w:r w:rsidR="001661A1" w:rsidRPr="00994760">
        <w:rPr>
          <w:rFonts w:ascii="Times New Roman" w:hAnsi="Times New Roman" w:cs="Times New Roman"/>
          <w:bCs/>
          <w:sz w:val="24"/>
          <w:szCs w:val="24"/>
        </w:rPr>
        <w:t xml:space="preserve"> to</w:t>
      </w:r>
      <w:r w:rsidR="00B85F77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1CE6" w:rsidRPr="00994760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B85F77" w:rsidRPr="00994760">
        <w:rPr>
          <w:rFonts w:ascii="Times New Roman" w:hAnsi="Times New Roman" w:cs="Times New Roman"/>
          <w:bCs/>
          <w:sz w:val="24"/>
          <w:szCs w:val="24"/>
        </w:rPr>
        <w:t xml:space="preserve">other northern tier </w:t>
      </w:r>
      <w:r w:rsidR="001D2478" w:rsidRPr="00994760">
        <w:rPr>
          <w:rFonts w:ascii="Times New Roman" w:hAnsi="Times New Roman" w:cs="Times New Roman"/>
          <w:bCs/>
          <w:sz w:val="24"/>
          <w:szCs w:val="24"/>
        </w:rPr>
        <w:t xml:space="preserve">US </w:t>
      </w:r>
      <w:r w:rsidR="00B85F77" w:rsidRPr="00994760">
        <w:rPr>
          <w:rFonts w:ascii="Times New Roman" w:hAnsi="Times New Roman" w:cs="Times New Roman"/>
          <w:bCs/>
          <w:sz w:val="24"/>
          <w:szCs w:val="24"/>
        </w:rPr>
        <w:t>states that lead in organic dairy production</w:t>
      </w:r>
      <w:r w:rsidR="00C21CE6" w:rsidRPr="00994760">
        <w:rPr>
          <w:rFonts w:ascii="Times New Roman" w:hAnsi="Times New Roman" w:cs="Times New Roman"/>
          <w:bCs/>
          <w:sz w:val="24"/>
          <w:szCs w:val="24"/>
        </w:rPr>
        <w:t>,</w:t>
      </w:r>
      <w:r w:rsidR="00B85F77" w:rsidRPr="00994760">
        <w:rPr>
          <w:rFonts w:ascii="Times New Roman" w:hAnsi="Times New Roman" w:cs="Times New Roman"/>
          <w:bCs/>
          <w:sz w:val="24"/>
          <w:szCs w:val="24"/>
        </w:rPr>
        <w:t xml:space="preserve"> e.g., Wisconsin, New York, Pennsylvania, Maine</w:t>
      </w:r>
      <w:ins w:id="165" w:author="Rachel Gilker" w:date="2020-09-22T09:50:00Z">
        <w:r w:rsidR="00937658" w:rsidRPr="00994760">
          <w:rPr>
            <w:rFonts w:ascii="Times New Roman" w:hAnsi="Times New Roman" w:cs="Times New Roman"/>
            <w:bCs/>
            <w:sz w:val="24"/>
            <w:szCs w:val="24"/>
          </w:rPr>
          <w:t>,</w:t>
        </w:r>
      </w:ins>
      <w:r w:rsidR="00B85F77" w:rsidRPr="000606E6">
        <w:rPr>
          <w:rFonts w:ascii="Times New Roman" w:hAnsi="Times New Roman" w:cs="Times New Roman"/>
          <w:bCs/>
          <w:sz w:val="24"/>
          <w:szCs w:val="24"/>
        </w:rPr>
        <w:t xml:space="preserve"> and Minnesota (O’Hara and Parsons, 2013; </w:t>
      </w:r>
      <w:proofErr w:type="spellStart"/>
      <w:r w:rsidR="00C21CE6" w:rsidRPr="000606E6">
        <w:rPr>
          <w:rFonts w:ascii="Times New Roman" w:hAnsi="Times New Roman" w:cs="Times New Roman"/>
          <w:bCs/>
          <w:sz w:val="24"/>
          <w:szCs w:val="24"/>
        </w:rPr>
        <w:t>Richert</w:t>
      </w:r>
      <w:proofErr w:type="spellEnd"/>
      <w:r w:rsidR="00B85F77" w:rsidRPr="000606E6">
        <w:rPr>
          <w:rFonts w:ascii="Times New Roman" w:hAnsi="Times New Roman" w:cs="Times New Roman"/>
          <w:bCs/>
          <w:sz w:val="24"/>
          <w:szCs w:val="24"/>
        </w:rPr>
        <w:t xml:space="preserve"> et al., 2013)</w:t>
      </w:r>
      <w:r w:rsidR="00C21CE6" w:rsidRPr="000606E6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96984E" w14:textId="1426FBE3" w:rsidR="004A3453" w:rsidRPr="00CE559D" w:rsidRDefault="00DF6454" w:rsidP="00937658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4A3011">
        <w:rPr>
          <w:rFonts w:ascii="Times New Roman" w:hAnsi="Times New Roman" w:cs="Times New Roman"/>
          <w:bCs/>
          <w:sz w:val="24"/>
          <w:szCs w:val="24"/>
        </w:rPr>
        <w:tab/>
        <w:t xml:space="preserve">Vermont </w:t>
      </w:r>
      <w:r w:rsidR="003E59FB" w:rsidRPr="004A3011">
        <w:rPr>
          <w:rFonts w:ascii="Times New Roman" w:hAnsi="Times New Roman" w:cs="Times New Roman"/>
          <w:bCs/>
          <w:sz w:val="24"/>
          <w:szCs w:val="24"/>
        </w:rPr>
        <w:t>ranks</w:t>
      </w:r>
      <w:r w:rsidRPr="00E91661">
        <w:rPr>
          <w:rFonts w:ascii="Times New Roman" w:hAnsi="Times New Roman" w:cs="Times New Roman"/>
          <w:bCs/>
          <w:sz w:val="24"/>
          <w:szCs w:val="24"/>
        </w:rPr>
        <w:t xml:space="preserve"> sixth by num</w:t>
      </w:r>
      <w:r w:rsidR="007F0385" w:rsidRPr="009145D8">
        <w:rPr>
          <w:rFonts w:ascii="Times New Roman" w:hAnsi="Times New Roman" w:cs="Times New Roman"/>
          <w:bCs/>
          <w:sz w:val="24"/>
          <w:szCs w:val="24"/>
        </w:rPr>
        <w:t>ber of certified organic dairy farms</w:t>
      </w:r>
      <w:r w:rsidRPr="009145D8">
        <w:rPr>
          <w:rFonts w:ascii="Times New Roman" w:hAnsi="Times New Roman" w:cs="Times New Roman"/>
          <w:bCs/>
          <w:sz w:val="24"/>
          <w:szCs w:val="24"/>
        </w:rPr>
        <w:t xml:space="preserve"> per state and first by number of certified organic dai</w:t>
      </w:r>
      <w:r w:rsidR="00B27640" w:rsidRPr="00CE559D">
        <w:rPr>
          <w:rFonts w:ascii="Times New Roman" w:hAnsi="Times New Roman" w:cs="Times New Roman"/>
          <w:bCs/>
          <w:sz w:val="24"/>
          <w:szCs w:val="24"/>
          <w:rPrChange w:id="1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ries per square mile in the </w:t>
      </w:r>
      <w:del w:id="168" w:author="Caitlin Jeffrey" w:date="2020-10-09T07:56:00Z">
        <w:r w:rsidR="00B27640" w:rsidRPr="00CE559D" w:rsidDel="000606E6">
          <w:rPr>
            <w:rFonts w:ascii="Times New Roman" w:hAnsi="Times New Roman" w:cs="Times New Roman"/>
            <w:bCs/>
            <w:sz w:val="24"/>
            <w:szCs w:val="24"/>
            <w:rPrChange w:id="16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</w:del>
      <w:ins w:id="170" w:author="Rachel Gilker" w:date="2020-09-21T10:41:00Z">
        <w:del w:id="171" w:author="Caitlin Jeffrey" w:date="2020-10-09T07:56:00Z">
          <w:r w:rsidR="00B760CE" w:rsidRPr="00CE559D" w:rsidDel="000606E6">
            <w:rPr>
              <w:rFonts w:ascii="Times New Roman" w:hAnsi="Times New Roman" w:cs="Times New Roman"/>
              <w:bCs/>
              <w:sz w:val="24"/>
              <w:szCs w:val="24"/>
              <w:rPrChange w:id="172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A</w:delText>
          </w:r>
        </w:del>
      </w:ins>
      <w:ins w:id="173" w:author="Caitlin Jeffrey" w:date="2020-10-09T07:56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B27640" w:rsidRPr="000606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3011">
        <w:rPr>
          <w:rFonts w:ascii="Times New Roman" w:hAnsi="Times New Roman" w:cs="Times New Roman"/>
          <w:bCs/>
          <w:sz w:val="24"/>
          <w:szCs w:val="24"/>
        </w:rPr>
        <w:t>(USDA-NASS</w:t>
      </w:r>
      <w:r w:rsidR="00BD298E" w:rsidRPr="004A3011">
        <w:rPr>
          <w:rFonts w:ascii="Times New Roman" w:hAnsi="Times New Roman" w:cs="Times New Roman"/>
          <w:bCs/>
          <w:sz w:val="24"/>
          <w:szCs w:val="24"/>
        </w:rPr>
        <w:t>,</w:t>
      </w:r>
      <w:r w:rsidRPr="00E91661">
        <w:rPr>
          <w:rFonts w:ascii="Times New Roman" w:hAnsi="Times New Roman" w:cs="Times New Roman"/>
          <w:bCs/>
          <w:sz w:val="24"/>
          <w:szCs w:val="24"/>
        </w:rPr>
        <w:t xml:space="preserve"> 2017). In 2018, 27%</w:t>
      </w:r>
      <w:r w:rsidR="00B24AE8" w:rsidRPr="009145D8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B24AE8" w:rsidRPr="009145D8">
        <w:rPr>
          <w:rFonts w:ascii="Times New Roman" w:hAnsi="Times New Roman" w:cs="Times New Roman"/>
          <w:bCs/>
          <w:i/>
          <w:iCs/>
          <w:sz w:val="24"/>
          <w:szCs w:val="24"/>
        </w:rPr>
        <w:t>n</w:t>
      </w:r>
      <w:r w:rsidR="00B24AE8" w:rsidRPr="009145D8">
        <w:rPr>
          <w:rFonts w:ascii="Times New Roman" w:hAnsi="Times New Roman" w:cs="Times New Roman"/>
          <w:bCs/>
          <w:sz w:val="24"/>
          <w:szCs w:val="24"/>
        </w:rPr>
        <w:t xml:space="preserve"> = 197</w:t>
      </w:r>
      <w:r w:rsidRPr="00CE559D">
        <w:rPr>
          <w:rFonts w:ascii="Times New Roman" w:hAnsi="Times New Roman" w:cs="Times New Roman"/>
          <w:bCs/>
          <w:sz w:val="24"/>
          <w:szCs w:val="24"/>
          <w:rPrChange w:id="1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 of Vermont dairy farms were certified organic</w:t>
      </w:r>
      <w:r w:rsidR="00427D3A" w:rsidRPr="00CE559D">
        <w:rPr>
          <w:rFonts w:ascii="Times New Roman" w:hAnsi="Times New Roman" w:cs="Times New Roman"/>
          <w:bCs/>
          <w:sz w:val="24"/>
          <w:szCs w:val="24"/>
          <w:rPrChange w:id="1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; a subsequent count in January 2019 reduced the number to 177</w:t>
      </w:r>
      <w:r w:rsidRPr="00CE559D">
        <w:rPr>
          <w:rFonts w:ascii="Times New Roman" w:hAnsi="Times New Roman" w:cs="Times New Roman"/>
          <w:bCs/>
          <w:sz w:val="24"/>
          <w:szCs w:val="24"/>
          <w:rPrChange w:id="1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del w:id="177" w:author="Caitlin Jeffrey" w:date="2020-10-09T07:56:00Z">
        <w:r w:rsidR="00E7363F" w:rsidRPr="00CE559D" w:rsidDel="000606E6">
          <w:rPr>
            <w:rFonts w:ascii="Times New Roman" w:hAnsi="Times New Roman" w:cs="Times New Roman"/>
            <w:bCs/>
            <w:sz w:val="24"/>
            <w:szCs w:val="24"/>
            <w:rPrChange w:id="17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</w:del>
      <w:ins w:id="179" w:author="Rachel Gilker" w:date="2020-09-22T09:51:00Z">
        <w:del w:id="180" w:author="Caitlin Jeffrey" w:date="2020-10-09T07:56:00Z">
          <w:r w:rsidR="00937658" w:rsidRPr="00CE559D" w:rsidDel="000606E6">
            <w:rPr>
              <w:rFonts w:ascii="Times New Roman" w:hAnsi="Times New Roman" w:cs="Times New Roman"/>
              <w:bCs/>
              <w:sz w:val="24"/>
              <w:szCs w:val="24"/>
              <w:rPrChange w:id="181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A</w:delText>
          </w:r>
        </w:del>
      </w:ins>
      <w:ins w:id="182" w:author="Caitlin Jeffrey" w:date="2020-10-09T07:56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E7363F" w:rsidRPr="000606E6">
        <w:rPr>
          <w:rFonts w:ascii="Times New Roman" w:hAnsi="Times New Roman" w:cs="Times New Roman"/>
          <w:bCs/>
          <w:sz w:val="24"/>
          <w:szCs w:val="24"/>
        </w:rPr>
        <w:t xml:space="preserve"> organic produc</w:t>
      </w:r>
      <w:r w:rsidR="00E7363F" w:rsidRPr="004A3011">
        <w:rPr>
          <w:rFonts w:ascii="Times New Roman" w:hAnsi="Times New Roman" w:cs="Times New Roman"/>
          <w:bCs/>
          <w:sz w:val="24"/>
          <w:szCs w:val="24"/>
        </w:rPr>
        <w:t xml:space="preserve">tion </w:t>
      </w:r>
      <w:r w:rsidR="009F6860" w:rsidRPr="004A3011">
        <w:rPr>
          <w:rFonts w:ascii="Times New Roman" w:hAnsi="Times New Roman" w:cs="Times New Roman"/>
          <w:bCs/>
          <w:sz w:val="24"/>
          <w:szCs w:val="24"/>
        </w:rPr>
        <w:t>regulations</w:t>
      </w:r>
      <w:r w:rsidR="00E7363F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96873" w:rsidRPr="009145D8">
        <w:rPr>
          <w:rFonts w:ascii="Times New Roman" w:hAnsi="Times New Roman" w:cs="Times New Roman"/>
          <w:bCs/>
          <w:sz w:val="24"/>
          <w:szCs w:val="24"/>
        </w:rPr>
        <w:t xml:space="preserve">stipulate </w:t>
      </w:r>
      <w:r w:rsidR="009F6860" w:rsidRPr="009145D8">
        <w:rPr>
          <w:rFonts w:ascii="Times New Roman" w:hAnsi="Times New Roman" w:cs="Times New Roman"/>
          <w:bCs/>
          <w:sz w:val="24"/>
          <w:szCs w:val="24"/>
        </w:rPr>
        <w:t>living condition</w:t>
      </w:r>
      <w:r w:rsidR="002F708D" w:rsidRPr="009145D8">
        <w:rPr>
          <w:rFonts w:ascii="Times New Roman" w:hAnsi="Times New Roman" w:cs="Times New Roman"/>
          <w:bCs/>
          <w:sz w:val="24"/>
          <w:szCs w:val="24"/>
        </w:rPr>
        <w:t xml:space="preserve">s </w:t>
      </w:r>
      <w:r w:rsidR="00110ABB" w:rsidRPr="00CE559D">
        <w:rPr>
          <w:rFonts w:ascii="Times New Roman" w:hAnsi="Times New Roman" w:cs="Times New Roman"/>
          <w:bCs/>
          <w:sz w:val="24"/>
          <w:szCs w:val="24"/>
          <w:rPrChange w:id="1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provid</w:t>
      </w:r>
      <w:r w:rsidR="003B03BD" w:rsidRPr="00CE559D">
        <w:rPr>
          <w:rFonts w:ascii="Times New Roman" w:hAnsi="Times New Roman" w:cs="Times New Roman"/>
          <w:bCs/>
          <w:sz w:val="24"/>
          <w:szCs w:val="24"/>
          <w:rPrChange w:id="1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</w:t>
      </w:r>
      <w:r w:rsidR="00110ABB" w:rsidRPr="00CE559D">
        <w:rPr>
          <w:rFonts w:ascii="Times New Roman" w:hAnsi="Times New Roman" w:cs="Times New Roman"/>
          <w:bCs/>
          <w:sz w:val="24"/>
          <w:szCs w:val="24"/>
          <w:rPrChange w:id="1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“year-round access for all animals to the outdoors, shade, shelter, exercise areas, fresh air, clean water for drinking, and direct sunlight, suitable to the species, its </w:t>
      </w:r>
      <w:r w:rsidR="00110ABB" w:rsidRPr="00CE559D">
        <w:rPr>
          <w:rFonts w:ascii="Times New Roman" w:hAnsi="Times New Roman" w:cs="Times New Roman"/>
          <w:bCs/>
          <w:sz w:val="24"/>
          <w:szCs w:val="24"/>
          <w:rPrChange w:id="1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 xml:space="preserve">stage of life, the climate, and the environment” and </w:t>
      </w:r>
      <w:r w:rsidR="00E7363F" w:rsidRPr="00CE559D">
        <w:rPr>
          <w:rFonts w:ascii="Times New Roman" w:hAnsi="Times New Roman" w:cs="Times New Roman"/>
          <w:bCs/>
          <w:sz w:val="24"/>
          <w:szCs w:val="24"/>
          <w:rPrChange w:id="1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pasture access</w:t>
      </w:r>
      <w:r w:rsidR="00AA635C" w:rsidRPr="00CE559D">
        <w:rPr>
          <w:rFonts w:ascii="Times New Roman" w:hAnsi="Times New Roman" w:cs="Times New Roman"/>
          <w:bCs/>
          <w:sz w:val="24"/>
          <w:szCs w:val="24"/>
          <w:rPrChange w:id="1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providing “a minimum of 30 percent of a ruminant's dry matter intake (DMI), on average, over the course of the grazing season(s)”</w:t>
      </w:r>
      <w:r w:rsidR="00E7363F" w:rsidRPr="00CE559D">
        <w:rPr>
          <w:rFonts w:ascii="Times New Roman" w:hAnsi="Times New Roman" w:cs="Times New Roman"/>
          <w:bCs/>
          <w:sz w:val="24"/>
          <w:szCs w:val="24"/>
          <w:rPrChange w:id="1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110ABB" w:rsidRPr="00CE559D">
        <w:rPr>
          <w:rFonts w:ascii="Times New Roman" w:hAnsi="Times New Roman" w:cs="Times New Roman"/>
          <w:bCs/>
          <w:sz w:val="24"/>
          <w:szCs w:val="24"/>
          <w:rPrChange w:id="1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(USDA</w:t>
      </w:r>
      <w:r w:rsidR="00BD298E" w:rsidRPr="00CE559D">
        <w:rPr>
          <w:rFonts w:ascii="Times New Roman" w:hAnsi="Times New Roman" w:cs="Times New Roman"/>
          <w:bCs/>
          <w:sz w:val="24"/>
          <w:szCs w:val="24"/>
          <w:rPrChange w:id="1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110ABB" w:rsidRPr="00CE559D">
        <w:rPr>
          <w:rFonts w:ascii="Times New Roman" w:hAnsi="Times New Roman" w:cs="Times New Roman"/>
          <w:bCs/>
          <w:sz w:val="24"/>
          <w:szCs w:val="24"/>
          <w:rPrChange w:id="1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2020).</w:t>
      </w:r>
      <w:r w:rsidR="00E7363F" w:rsidRPr="00CE559D">
        <w:rPr>
          <w:rFonts w:ascii="Times New Roman" w:hAnsi="Times New Roman" w:cs="Times New Roman"/>
          <w:bCs/>
          <w:sz w:val="24"/>
          <w:szCs w:val="24"/>
          <w:rPrChange w:id="1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110ABB" w:rsidRPr="00CE559D">
        <w:rPr>
          <w:rFonts w:ascii="Times New Roman" w:hAnsi="Times New Roman" w:cs="Times New Roman"/>
          <w:bCs/>
          <w:sz w:val="24"/>
          <w:szCs w:val="24"/>
          <w:rPrChange w:id="1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Temporary confinement or shelter is allowed because of inclement weather or conditions </w:t>
      </w:r>
      <w:del w:id="195" w:author="Rachel Gilker" w:date="2020-09-21T10:19:00Z">
        <w:r w:rsidR="00110ABB" w:rsidRPr="00CE559D" w:rsidDel="00D62243">
          <w:rPr>
            <w:rFonts w:ascii="Times New Roman" w:hAnsi="Times New Roman" w:cs="Times New Roman"/>
            <w:bCs/>
            <w:sz w:val="24"/>
            <w:szCs w:val="24"/>
            <w:rPrChange w:id="19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under which the</w:delText>
        </w:r>
      </w:del>
      <w:ins w:id="197" w:author="Rachel Gilker" w:date="2020-09-21T10:19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19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which could je</w:t>
        </w:r>
        <w:r w:rsidR="00D62243" w:rsidRPr="00CE559D">
          <w:rPr>
            <w:rFonts w:ascii="Times New Roman" w:hAnsi="Times New Roman" w:cs="Times New Roman"/>
            <w:bCs/>
            <w:sz w:val="24"/>
            <w:szCs w:val="24"/>
            <w:lang w:bidi="he-IL"/>
            <w:rPrChange w:id="199" w:author="Tucker Andrews" w:date="2020-10-07T11:36:00Z">
              <w:rPr>
                <w:rFonts w:ascii="Times New Roman" w:hAnsi="Times New Roman" w:cs="Times New Roman"/>
                <w:sz w:val="24"/>
                <w:szCs w:val="24"/>
                <w:lang w:bidi="he-IL"/>
              </w:rPr>
            </w:rPrChange>
          </w:rPr>
          <w:t>opardize the</w:t>
        </w:r>
      </w:ins>
      <w:ins w:id="200" w:author="Rachel Gilker" w:date="2020-09-21T10:20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20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del w:id="202" w:author="Rachel Gilker" w:date="2020-09-21T10:20:00Z">
        <w:r w:rsidR="00110ABB" w:rsidRPr="00CE559D" w:rsidDel="00D62243">
          <w:rPr>
            <w:rFonts w:ascii="Times New Roman" w:hAnsi="Times New Roman" w:cs="Times New Roman"/>
            <w:bCs/>
            <w:sz w:val="24"/>
            <w:szCs w:val="24"/>
            <w:rPrChange w:id="20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ins w:id="204" w:author="Rachel Gilker" w:date="2020-09-21T10:20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20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animals’ </w:t>
        </w:r>
      </w:ins>
      <w:r w:rsidR="00110ABB" w:rsidRPr="00CE559D">
        <w:rPr>
          <w:rFonts w:ascii="Times New Roman" w:hAnsi="Times New Roman" w:cs="Times New Roman"/>
          <w:bCs/>
          <w:sz w:val="24"/>
          <w:szCs w:val="24"/>
          <w:rPrChange w:id="2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health, safety, or well-being</w:t>
      </w:r>
      <w:del w:id="207" w:author="Rachel Gilker" w:date="2020-09-21T10:20:00Z">
        <w:r w:rsidR="00110ABB" w:rsidRPr="00CE559D" w:rsidDel="00D62243">
          <w:rPr>
            <w:rFonts w:ascii="Times New Roman" w:hAnsi="Times New Roman" w:cs="Times New Roman"/>
            <w:bCs/>
            <w:sz w:val="24"/>
            <w:szCs w:val="24"/>
            <w:rPrChange w:id="20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of the animal</w:delText>
        </w:r>
      </w:del>
      <w:del w:id="209" w:author="Rachel Gilker" w:date="2020-09-21T10:19:00Z">
        <w:r w:rsidR="00110ABB" w:rsidRPr="00CE559D" w:rsidDel="00D62243">
          <w:rPr>
            <w:rFonts w:ascii="Times New Roman" w:hAnsi="Times New Roman" w:cs="Times New Roman"/>
            <w:bCs/>
            <w:sz w:val="24"/>
            <w:szCs w:val="24"/>
            <w:rPrChange w:id="21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could be jeopardized</w:delText>
        </w:r>
      </w:del>
      <w:r w:rsidR="00110ABB" w:rsidRPr="00CE559D">
        <w:rPr>
          <w:rFonts w:ascii="Times New Roman" w:hAnsi="Times New Roman" w:cs="Times New Roman"/>
          <w:bCs/>
          <w:sz w:val="24"/>
          <w:szCs w:val="24"/>
          <w:rPrChange w:id="2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2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In the northern </w:t>
      </w:r>
      <w:del w:id="213" w:author="Caitlin Jeffrey" w:date="2020-10-09T07:56:00Z">
        <w:r w:rsidRPr="00CE559D" w:rsidDel="000606E6">
          <w:rPr>
            <w:rFonts w:ascii="Times New Roman" w:hAnsi="Times New Roman" w:cs="Times New Roman"/>
            <w:bCs/>
            <w:sz w:val="24"/>
            <w:szCs w:val="24"/>
            <w:rPrChange w:id="21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</w:del>
      <w:ins w:id="215" w:author="Rachel Gilker" w:date="2020-09-22T09:51:00Z">
        <w:del w:id="216" w:author="Caitlin Jeffrey" w:date="2020-10-09T07:56:00Z">
          <w:r w:rsidR="00937658" w:rsidRPr="00CE559D" w:rsidDel="000606E6">
            <w:rPr>
              <w:rFonts w:ascii="Times New Roman" w:hAnsi="Times New Roman" w:cs="Times New Roman"/>
              <w:bCs/>
              <w:sz w:val="24"/>
              <w:szCs w:val="24"/>
              <w:rPrChange w:id="217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A</w:delText>
          </w:r>
        </w:del>
      </w:ins>
      <w:ins w:id="218" w:author="Caitlin Jeffrey" w:date="2020-10-09T07:56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Pr="000606E6">
        <w:rPr>
          <w:rFonts w:ascii="Times New Roman" w:hAnsi="Times New Roman" w:cs="Times New Roman"/>
          <w:bCs/>
          <w:sz w:val="24"/>
          <w:szCs w:val="24"/>
        </w:rPr>
        <w:t xml:space="preserve">, including </w:t>
      </w:r>
      <w:del w:id="219" w:author="Caitlin Jeffrey" w:date="2020-10-09T07:57:00Z">
        <w:r w:rsidRPr="000606E6" w:rsidDel="000606E6">
          <w:rPr>
            <w:rFonts w:ascii="Times New Roman" w:hAnsi="Times New Roman" w:cs="Times New Roman"/>
            <w:bCs/>
            <w:sz w:val="24"/>
            <w:szCs w:val="24"/>
          </w:rPr>
          <w:delText xml:space="preserve">in </w:delText>
        </w:r>
      </w:del>
      <w:r w:rsidRPr="000606E6">
        <w:rPr>
          <w:rFonts w:ascii="Times New Roman" w:hAnsi="Times New Roman" w:cs="Times New Roman"/>
          <w:bCs/>
          <w:sz w:val="24"/>
          <w:szCs w:val="24"/>
        </w:rPr>
        <w:t>Vermont, where inclement weather may dominate in winter months, organic dairy herds may be house</w:t>
      </w:r>
      <w:r w:rsidR="003B03BD" w:rsidRPr="000606E6">
        <w:rPr>
          <w:rFonts w:ascii="Times New Roman" w:hAnsi="Times New Roman" w:cs="Times New Roman"/>
          <w:bCs/>
          <w:sz w:val="24"/>
          <w:szCs w:val="24"/>
        </w:rPr>
        <w:t>d indoors</w:t>
      </w:r>
      <w:r w:rsidRPr="000606E6">
        <w:rPr>
          <w:rFonts w:ascii="Times New Roman" w:hAnsi="Times New Roman" w:cs="Times New Roman"/>
          <w:bCs/>
          <w:sz w:val="24"/>
          <w:szCs w:val="24"/>
        </w:rPr>
        <w:t xml:space="preserve"> for </w:t>
      </w:r>
      <w:r w:rsidR="00D16BAE" w:rsidRPr="000606E6">
        <w:rPr>
          <w:rFonts w:ascii="Times New Roman" w:hAnsi="Times New Roman" w:cs="Times New Roman"/>
          <w:bCs/>
          <w:sz w:val="24"/>
          <w:szCs w:val="24"/>
        </w:rPr>
        <w:t>extended time periods</w:t>
      </w:r>
      <w:del w:id="220" w:author="Rachel Gilker" w:date="2020-09-22T09:51:00Z">
        <w:r w:rsidR="00F61848" w:rsidRPr="00CE559D" w:rsidDel="00937658">
          <w:rPr>
            <w:rFonts w:ascii="Times New Roman" w:hAnsi="Times New Roman" w:cs="Times New Roman"/>
            <w:bCs/>
            <w:sz w:val="24"/>
            <w:szCs w:val="24"/>
            <w:rPrChange w:id="22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; </w:delText>
        </w:r>
      </w:del>
      <w:ins w:id="222" w:author="Rachel Gilker" w:date="2020-09-22T09:51:00Z">
        <w:r w:rsidR="00937658" w:rsidRPr="00CE559D">
          <w:rPr>
            <w:rFonts w:ascii="Times New Roman" w:hAnsi="Times New Roman" w:cs="Times New Roman"/>
            <w:bCs/>
            <w:sz w:val="24"/>
            <w:szCs w:val="24"/>
            <w:rPrChange w:id="22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. </w:t>
        </w:r>
        <w:commentRangeStart w:id="224"/>
        <w:del w:id="225" w:author="Tucker Andrews" w:date="2020-10-08T09:27:00Z">
          <w:r w:rsidR="00937658" w:rsidRPr="00CE559D" w:rsidDel="00C20455">
            <w:rPr>
              <w:rFonts w:ascii="Times New Roman" w:hAnsi="Times New Roman" w:cs="Times New Roman"/>
              <w:bCs/>
              <w:sz w:val="24"/>
              <w:szCs w:val="24"/>
              <w:rPrChange w:id="226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T</w:delText>
          </w:r>
        </w:del>
      </w:ins>
      <w:del w:id="227" w:author="Tucker Andrews" w:date="2020-10-08T09:27:00Z">
        <w:r w:rsidR="00C21CE6" w:rsidRPr="00CE559D" w:rsidDel="00C20455">
          <w:rPr>
            <w:rFonts w:ascii="Times New Roman" w:hAnsi="Times New Roman" w:cs="Times New Roman"/>
            <w:bCs/>
            <w:sz w:val="24"/>
            <w:szCs w:val="24"/>
            <w:rPrChange w:id="22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the type of</w:delText>
        </w:r>
        <w:r w:rsidR="00F61848" w:rsidRPr="00CE559D" w:rsidDel="00C20455">
          <w:rPr>
            <w:rFonts w:ascii="Times New Roman" w:hAnsi="Times New Roman" w:cs="Times New Roman"/>
            <w:bCs/>
            <w:sz w:val="24"/>
            <w:szCs w:val="24"/>
            <w:rPrChange w:id="22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r w:rsidRPr="00CE559D" w:rsidDel="00C20455">
          <w:rPr>
            <w:rFonts w:ascii="Times New Roman" w:hAnsi="Times New Roman" w:cs="Times New Roman"/>
            <w:bCs/>
            <w:sz w:val="24"/>
            <w:szCs w:val="24"/>
            <w:rPrChange w:id="23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confinement housing</w:delText>
        </w:r>
        <w:r w:rsidR="00C21CE6" w:rsidRPr="00CE559D" w:rsidDel="00C20455">
          <w:rPr>
            <w:rFonts w:ascii="Times New Roman" w:hAnsi="Times New Roman" w:cs="Times New Roman"/>
            <w:bCs/>
            <w:sz w:val="24"/>
            <w:szCs w:val="24"/>
            <w:rPrChange w:id="23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facility</w:delText>
        </w:r>
        <w:r w:rsidRPr="00CE559D" w:rsidDel="00C20455">
          <w:rPr>
            <w:rFonts w:ascii="Times New Roman" w:hAnsi="Times New Roman" w:cs="Times New Roman"/>
            <w:bCs/>
            <w:sz w:val="24"/>
            <w:szCs w:val="24"/>
            <w:rPrChange w:id="23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and </w:delText>
        </w:r>
        <w:r w:rsidR="00C21CE6" w:rsidRPr="00CE559D" w:rsidDel="00C20455">
          <w:rPr>
            <w:rFonts w:ascii="Times New Roman" w:hAnsi="Times New Roman" w:cs="Times New Roman"/>
            <w:bCs/>
            <w:sz w:val="24"/>
            <w:szCs w:val="24"/>
            <w:rPrChange w:id="23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associated </w:delText>
        </w:r>
        <w:r w:rsidRPr="00CE559D" w:rsidDel="00C20455">
          <w:rPr>
            <w:rFonts w:ascii="Times New Roman" w:hAnsi="Times New Roman" w:cs="Times New Roman"/>
            <w:bCs/>
            <w:sz w:val="24"/>
            <w:szCs w:val="24"/>
            <w:rPrChange w:id="23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bedding </w:delText>
        </w:r>
        <w:r w:rsidR="00C21CE6" w:rsidRPr="00CE559D" w:rsidDel="00C20455">
          <w:rPr>
            <w:rFonts w:ascii="Times New Roman" w:hAnsi="Times New Roman" w:cs="Times New Roman"/>
            <w:bCs/>
            <w:sz w:val="24"/>
            <w:szCs w:val="24"/>
            <w:rPrChange w:id="23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material</w:delText>
        </w:r>
        <w:r w:rsidRPr="00CE559D" w:rsidDel="00C20455">
          <w:rPr>
            <w:rFonts w:ascii="Times New Roman" w:hAnsi="Times New Roman" w:cs="Times New Roman"/>
            <w:bCs/>
            <w:sz w:val="24"/>
            <w:szCs w:val="24"/>
            <w:rPrChange w:id="23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may affect annu</w:delText>
        </w:r>
        <w:r w:rsidR="002B062F" w:rsidRPr="00CE559D" w:rsidDel="00C20455">
          <w:rPr>
            <w:rFonts w:ascii="Times New Roman" w:hAnsi="Times New Roman" w:cs="Times New Roman"/>
            <w:bCs/>
            <w:sz w:val="24"/>
            <w:szCs w:val="24"/>
            <w:rPrChange w:id="23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al production, </w:delText>
        </w:r>
        <w:r w:rsidRPr="00CE559D" w:rsidDel="00C20455">
          <w:rPr>
            <w:rFonts w:ascii="Times New Roman" w:hAnsi="Times New Roman" w:cs="Times New Roman"/>
            <w:bCs/>
            <w:sz w:val="24"/>
            <w:szCs w:val="24"/>
            <w:rPrChange w:id="23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health</w:delText>
        </w:r>
        <w:r w:rsidR="002B062F" w:rsidRPr="00CE559D" w:rsidDel="00C20455">
          <w:rPr>
            <w:rFonts w:ascii="Times New Roman" w:hAnsi="Times New Roman" w:cs="Times New Roman"/>
            <w:bCs/>
            <w:sz w:val="24"/>
            <w:szCs w:val="24"/>
            <w:rPrChange w:id="23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and behavior</w:delText>
        </w:r>
        <w:commentRangeEnd w:id="224"/>
        <w:r w:rsidR="00C20455" w:rsidDel="00C20455">
          <w:rPr>
            <w:rStyle w:val="CommentReference"/>
          </w:rPr>
          <w:commentReference w:id="224"/>
        </w:r>
        <w:r w:rsidRPr="00CE559D" w:rsidDel="00C20455">
          <w:rPr>
            <w:rFonts w:ascii="Times New Roman" w:hAnsi="Times New Roman" w:cs="Times New Roman"/>
            <w:bCs/>
            <w:sz w:val="24"/>
            <w:szCs w:val="24"/>
            <w:rPrChange w:id="24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.</w:delText>
        </w:r>
        <w:r w:rsidR="001661A1" w:rsidRPr="00CE559D" w:rsidDel="00C20455">
          <w:rPr>
            <w:rFonts w:ascii="Times New Roman" w:hAnsi="Times New Roman" w:cs="Times New Roman"/>
            <w:bCs/>
            <w:sz w:val="24"/>
            <w:szCs w:val="24"/>
            <w:rPrChange w:id="24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r w:rsidR="00807942" w:rsidRPr="00CE559D">
        <w:rPr>
          <w:rFonts w:ascii="Times New Roman" w:hAnsi="Times New Roman" w:cs="Times New Roman"/>
          <w:bCs/>
          <w:sz w:val="24"/>
          <w:szCs w:val="24"/>
          <w:rPrChange w:id="2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Reported f</w:t>
      </w:r>
      <w:r w:rsidR="00C516AF" w:rsidRPr="00CE559D">
        <w:rPr>
          <w:rFonts w:ascii="Times New Roman" w:hAnsi="Times New Roman" w:cs="Times New Roman"/>
          <w:bCs/>
          <w:sz w:val="24"/>
          <w:szCs w:val="24"/>
          <w:rPrChange w:id="2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requencies of milking facility types (e.g., parlor vs. </w:t>
      </w:r>
      <w:proofErr w:type="spellStart"/>
      <w:r w:rsidR="00C516AF" w:rsidRPr="00CE559D">
        <w:rPr>
          <w:rFonts w:ascii="Times New Roman" w:hAnsi="Times New Roman" w:cs="Times New Roman"/>
          <w:bCs/>
          <w:sz w:val="24"/>
          <w:szCs w:val="24"/>
          <w:rPrChange w:id="2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</w:t>
      </w:r>
      <w:proofErr w:type="spellEnd"/>
      <w:r w:rsidR="00C516AF" w:rsidRPr="00CE559D">
        <w:rPr>
          <w:rFonts w:ascii="Times New Roman" w:hAnsi="Times New Roman" w:cs="Times New Roman"/>
          <w:bCs/>
          <w:sz w:val="24"/>
          <w:szCs w:val="24"/>
          <w:rPrChange w:id="2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 stanchion milking) on </w:t>
      </w:r>
      <w:r w:rsidR="001661A1" w:rsidRPr="00CE559D">
        <w:rPr>
          <w:rFonts w:ascii="Times New Roman" w:hAnsi="Times New Roman" w:cs="Times New Roman"/>
          <w:bCs/>
          <w:sz w:val="24"/>
          <w:szCs w:val="24"/>
          <w:rPrChange w:id="2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organic dairy farms in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other northern states (</w:t>
      </w:r>
      <w:r w:rsidR="001661A1" w:rsidRPr="00CE559D">
        <w:rPr>
          <w:rFonts w:ascii="Times New Roman" w:hAnsi="Times New Roman" w:cs="Times New Roman"/>
          <w:bCs/>
          <w:sz w:val="24"/>
          <w:szCs w:val="24"/>
          <w:rPrChange w:id="2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Minnesota, New York, </w:t>
      </w:r>
      <w:r w:rsidR="00C21CE6" w:rsidRPr="00CE559D">
        <w:rPr>
          <w:rFonts w:ascii="Times New Roman" w:hAnsi="Times New Roman" w:cs="Times New Roman"/>
          <w:bCs/>
          <w:sz w:val="24"/>
          <w:szCs w:val="24"/>
          <w:rPrChange w:id="2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Oregon and </w:t>
      </w:r>
      <w:r w:rsidR="001661A1" w:rsidRPr="00CE559D">
        <w:rPr>
          <w:rFonts w:ascii="Times New Roman" w:hAnsi="Times New Roman" w:cs="Times New Roman"/>
          <w:bCs/>
          <w:sz w:val="24"/>
          <w:szCs w:val="24"/>
          <w:rPrChange w:id="2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Wisconsin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</w:t>
      </w:r>
      <w:r w:rsidR="001661A1" w:rsidRPr="00CE559D">
        <w:rPr>
          <w:rFonts w:ascii="Times New Roman" w:hAnsi="Times New Roman" w:cs="Times New Roman"/>
          <w:bCs/>
          <w:sz w:val="24"/>
          <w:szCs w:val="24"/>
          <w:rPrChange w:id="2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1D2175" w:rsidRPr="00CE559D">
        <w:rPr>
          <w:rFonts w:ascii="Times New Roman" w:hAnsi="Times New Roman" w:cs="Times New Roman"/>
          <w:bCs/>
          <w:sz w:val="24"/>
          <w:szCs w:val="24"/>
          <w:rPrChange w:id="2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may provide a crude</w:t>
      </w:r>
      <w:r w:rsidR="001661A1" w:rsidRPr="00CE559D">
        <w:rPr>
          <w:rFonts w:ascii="Times New Roman" w:hAnsi="Times New Roman" w:cs="Times New Roman"/>
          <w:bCs/>
          <w:sz w:val="24"/>
          <w:szCs w:val="24"/>
          <w:rPrChange w:id="2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estimate of </w:t>
      </w:r>
      <w:r w:rsidR="00C516AF" w:rsidRPr="00CE559D">
        <w:rPr>
          <w:rFonts w:ascii="Times New Roman" w:hAnsi="Times New Roman" w:cs="Times New Roman"/>
          <w:bCs/>
          <w:sz w:val="24"/>
          <w:szCs w:val="24"/>
          <w:rPrChange w:id="2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corresponding housing facilit</w:t>
      </w:r>
      <w:ins w:id="256" w:author="Rachel Gilker" w:date="2020-09-21T10:21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25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ies</w:t>
        </w:r>
      </w:ins>
      <w:del w:id="258" w:author="Rachel Gilker" w:date="2020-09-21T10:21:00Z">
        <w:r w:rsidR="00C516AF" w:rsidRPr="00CE559D" w:rsidDel="00D62243">
          <w:rPr>
            <w:rFonts w:ascii="Times New Roman" w:hAnsi="Times New Roman" w:cs="Times New Roman"/>
            <w:bCs/>
            <w:sz w:val="24"/>
            <w:szCs w:val="24"/>
            <w:rPrChange w:id="25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y</w:delText>
        </w:r>
      </w:del>
      <w:r w:rsidR="00C516AF" w:rsidRPr="00CE559D">
        <w:rPr>
          <w:rFonts w:ascii="Times New Roman" w:hAnsi="Times New Roman" w:cs="Times New Roman"/>
          <w:bCs/>
          <w:sz w:val="24"/>
          <w:szCs w:val="24"/>
          <w:rPrChange w:id="2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1661A1" w:rsidRPr="00CE559D">
        <w:rPr>
          <w:rFonts w:ascii="Times New Roman" w:hAnsi="Times New Roman" w:cs="Times New Roman"/>
          <w:bCs/>
          <w:sz w:val="24"/>
          <w:szCs w:val="24"/>
          <w:rPrChange w:id="2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but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do not provide reliable estimates of </w:t>
      </w:r>
      <w:r w:rsidR="001D2175" w:rsidRPr="00CE559D">
        <w:rPr>
          <w:rFonts w:ascii="Times New Roman" w:hAnsi="Times New Roman" w:cs="Times New Roman"/>
          <w:bCs/>
          <w:sz w:val="24"/>
          <w:szCs w:val="24"/>
          <w:rPrChange w:id="2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winter housing or bedding management practices</w:t>
      </w:r>
      <w:r w:rsidR="001661A1" w:rsidRPr="00CE559D">
        <w:rPr>
          <w:rFonts w:ascii="Times New Roman" w:hAnsi="Times New Roman" w:cs="Times New Roman"/>
          <w:bCs/>
          <w:sz w:val="24"/>
          <w:szCs w:val="24"/>
          <w:rPrChange w:id="2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proofErr w:type="spellStart"/>
      <w:r w:rsidR="001D2175" w:rsidRPr="00CE559D">
        <w:rPr>
          <w:rFonts w:ascii="Times New Roman" w:hAnsi="Times New Roman" w:cs="Times New Roman"/>
          <w:bCs/>
          <w:sz w:val="24"/>
          <w:szCs w:val="24"/>
          <w:rPrChange w:id="2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Stiglbauer</w:t>
      </w:r>
      <w:proofErr w:type="spellEnd"/>
      <w:r w:rsidR="001D2175" w:rsidRPr="00CE559D">
        <w:rPr>
          <w:rFonts w:ascii="Times New Roman" w:hAnsi="Times New Roman" w:cs="Times New Roman"/>
          <w:bCs/>
          <w:sz w:val="24"/>
          <w:szCs w:val="24"/>
          <w:rPrChange w:id="2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2013</w:t>
      </w:r>
      <w:r w:rsidR="00BD298E" w:rsidRPr="00CE559D">
        <w:rPr>
          <w:rFonts w:ascii="Times New Roman" w:hAnsi="Times New Roman" w:cs="Times New Roman"/>
          <w:bCs/>
          <w:sz w:val="24"/>
          <w:szCs w:val="24"/>
          <w:rPrChange w:id="2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; Sorge et al., 2016</w:t>
      </w:r>
      <w:r w:rsidR="001D2175" w:rsidRPr="00CE559D">
        <w:rPr>
          <w:rFonts w:ascii="Times New Roman" w:hAnsi="Times New Roman" w:cs="Times New Roman"/>
          <w:bCs/>
          <w:sz w:val="24"/>
          <w:szCs w:val="24"/>
          <w:rPrChange w:id="2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).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For example, pasture or dry-lot </w:t>
      </w:r>
      <w:r w:rsidR="00545F70" w:rsidRPr="00CE559D">
        <w:rPr>
          <w:rFonts w:ascii="Times New Roman" w:hAnsi="Times New Roman" w:cs="Times New Roman"/>
          <w:bCs/>
          <w:sz w:val="24"/>
          <w:szCs w:val="24"/>
          <w:rPrChange w:id="2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was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des</w:t>
      </w:r>
      <w:r w:rsidR="00B93CD0" w:rsidRPr="00CE559D">
        <w:rPr>
          <w:rFonts w:ascii="Times New Roman" w:hAnsi="Times New Roman" w:cs="Times New Roman"/>
          <w:bCs/>
          <w:sz w:val="24"/>
          <w:szCs w:val="24"/>
          <w:rPrChange w:id="2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gnated as </w:t>
      </w:r>
      <w:r w:rsidR="00545F70" w:rsidRPr="00CE559D">
        <w:rPr>
          <w:rFonts w:ascii="Times New Roman" w:hAnsi="Times New Roman" w:cs="Times New Roman"/>
          <w:bCs/>
          <w:sz w:val="24"/>
          <w:szCs w:val="24"/>
          <w:rPrChange w:id="2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</w:t>
      </w:r>
      <w:r w:rsidR="001D2175" w:rsidRPr="00CE559D">
        <w:rPr>
          <w:rFonts w:ascii="Times New Roman" w:hAnsi="Times New Roman" w:cs="Times New Roman"/>
          <w:bCs/>
          <w:sz w:val="24"/>
          <w:szCs w:val="24"/>
          <w:rPrChange w:id="2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primary housing type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(110 of 192 farms) </w:t>
      </w:r>
      <w:r w:rsidR="001D2175" w:rsidRPr="00CE559D">
        <w:rPr>
          <w:rFonts w:ascii="Times New Roman" w:hAnsi="Times New Roman" w:cs="Times New Roman"/>
          <w:bCs/>
          <w:sz w:val="24"/>
          <w:szCs w:val="24"/>
          <w:rPrChange w:id="2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for lactating cows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on </w:t>
      </w:r>
      <w:r w:rsidR="001D2175" w:rsidRPr="00CE559D">
        <w:rPr>
          <w:rFonts w:ascii="Times New Roman" w:hAnsi="Times New Roman" w:cs="Times New Roman"/>
          <w:bCs/>
          <w:sz w:val="24"/>
          <w:szCs w:val="24"/>
          <w:rPrChange w:id="2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organic farms in New York, Oregon and Wisconsin</w:t>
      </w:r>
      <w:r w:rsidR="00441EAE" w:rsidRPr="00CE559D">
        <w:rPr>
          <w:rFonts w:ascii="Times New Roman" w:hAnsi="Times New Roman" w:cs="Times New Roman"/>
          <w:bCs/>
          <w:sz w:val="24"/>
          <w:szCs w:val="24"/>
          <w:rPrChange w:id="2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proofErr w:type="spellStart"/>
      <w:r w:rsidR="00441EAE" w:rsidRPr="00CE559D">
        <w:rPr>
          <w:rFonts w:ascii="Times New Roman" w:hAnsi="Times New Roman" w:cs="Times New Roman"/>
          <w:bCs/>
          <w:sz w:val="24"/>
          <w:szCs w:val="24"/>
          <w:rPrChange w:id="2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Richert</w:t>
      </w:r>
      <w:proofErr w:type="spellEnd"/>
      <w:r w:rsidR="00441EAE" w:rsidRPr="00CE559D">
        <w:rPr>
          <w:rFonts w:ascii="Times New Roman" w:hAnsi="Times New Roman" w:cs="Times New Roman"/>
          <w:bCs/>
          <w:sz w:val="24"/>
          <w:szCs w:val="24"/>
          <w:rPrChange w:id="2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</w:t>
      </w:r>
      <w:r w:rsidR="00BD298E" w:rsidRPr="00CE559D">
        <w:rPr>
          <w:rFonts w:ascii="Times New Roman" w:hAnsi="Times New Roman" w:cs="Times New Roman"/>
          <w:bCs/>
          <w:sz w:val="24"/>
          <w:szCs w:val="24"/>
          <w:rPrChange w:id="2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441EAE" w:rsidRPr="00CE559D">
        <w:rPr>
          <w:rFonts w:ascii="Times New Roman" w:hAnsi="Times New Roman" w:cs="Times New Roman"/>
          <w:bCs/>
          <w:sz w:val="24"/>
          <w:szCs w:val="24"/>
          <w:rPrChange w:id="2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2013)</w:t>
      </w:r>
      <w:r w:rsidR="001D2175" w:rsidRPr="00CE559D">
        <w:rPr>
          <w:rFonts w:ascii="Times New Roman" w:hAnsi="Times New Roman" w:cs="Times New Roman"/>
          <w:bCs/>
          <w:sz w:val="24"/>
          <w:szCs w:val="24"/>
          <w:rPrChange w:id="2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545F70" w:rsidRPr="00CE559D">
        <w:rPr>
          <w:rFonts w:ascii="Times New Roman" w:hAnsi="Times New Roman" w:cs="Times New Roman"/>
          <w:bCs/>
          <w:sz w:val="24"/>
          <w:szCs w:val="24"/>
          <w:rPrChange w:id="2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but only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22% of </w:t>
      </w:r>
      <w:r w:rsidR="00B27640" w:rsidRPr="00CE559D">
        <w:rPr>
          <w:rFonts w:ascii="Times New Roman" w:hAnsi="Times New Roman" w:cs="Times New Roman"/>
          <w:bCs/>
          <w:sz w:val="24"/>
          <w:szCs w:val="24"/>
          <w:rPrChange w:id="2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farm visits </w:t>
      </w:r>
      <w:r w:rsidR="00545F70" w:rsidRPr="00CE559D">
        <w:rPr>
          <w:rFonts w:ascii="Times New Roman" w:hAnsi="Times New Roman" w:cs="Times New Roman"/>
          <w:bCs/>
          <w:sz w:val="24"/>
          <w:szCs w:val="24"/>
          <w:rPrChange w:id="2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were conducted </w:t>
      </w:r>
      <w:r w:rsidR="00B27640" w:rsidRPr="00CE559D">
        <w:rPr>
          <w:rFonts w:ascii="Times New Roman" w:hAnsi="Times New Roman" w:cs="Times New Roman"/>
          <w:bCs/>
          <w:sz w:val="24"/>
          <w:szCs w:val="24"/>
          <w:rPrChange w:id="2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 the winter</w:t>
      </w:r>
      <w:ins w:id="291" w:author="Rachel Gilker" w:date="2020-09-22T09:52:00Z">
        <w:r w:rsidR="00937658" w:rsidRPr="00CE559D">
          <w:rPr>
            <w:rFonts w:ascii="Times New Roman" w:hAnsi="Times New Roman" w:cs="Times New Roman"/>
            <w:bCs/>
            <w:sz w:val="24"/>
            <w:szCs w:val="24"/>
            <w:rPrChange w:id="29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. </w:t>
        </w:r>
      </w:ins>
      <w:del w:id="293" w:author="Rachel Gilker" w:date="2020-09-22T09:52:00Z">
        <w:r w:rsidR="00840FB7" w:rsidRPr="00CE559D" w:rsidDel="00937658">
          <w:rPr>
            <w:rFonts w:ascii="Times New Roman" w:hAnsi="Times New Roman" w:cs="Times New Roman"/>
            <w:bCs/>
            <w:sz w:val="24"/>
            <w:szCs w:val="24"/>
            <w:rPrChange w:id="29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; i</w:delText>
        </w:r>
      </w:del>
      <w:ins w:id="295" w:author="Rachel Gilker" w:date="2020-09-22T09:52:00Z">
        <w:r w:rsidR="00937658" w:rsidRPr="00CE559D">
          <w:rPr>
            <w:rFonts w:ascii="Times New Roman" w:hAnsi="Times New Roman" w:cs="Times New Roman"/>
            <w:bCs/>
            <w:sz w:val="24"/>
            <w:szCs w:val="24"/>
            <w:rPrChange w:id="29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I</w:t>
        </w:r>
      </w:ins>
      <w:r w:rsidR="00840FB7" w:rsidRPr="00CE559D">
        <w:rPr>
          <w:rFonts w:ascii="Times New Roman" w:hAnsi="Times New Roman" w:cs="Times New Roman"/>
          <w:bCs/>
          <w:sz w:val="24"/>
          <w:szCs w:val="24"/>
          <w:rPrChange w:id="2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 is possible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2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that </w:t>
      </w:r>
      <w:r w:rsidR="00545F70" w:rsidRPr="00CE559D">
        <w:rPr>
          <w:rFonts w:ascii="Times New Roman" w:hAnsi="Times New Roman" w:cs="Times New Roman"/>
          <w:bCs/>
          <w:sz w:val="24"/>
          <w:szCs w:val="24"/>
          <w:rPrChange w:id="2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seasonality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3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840FB7" w:rsidRPr="00CE559D">
        <w:rPr>
          <w:rFonts w:ascii="Times New Roman" w:hAnsi="Times New Roman" w:cs="Times New Roman"/>
          <w:bCs/>
          <w:sz w:val="24"/>
          <w:szCs w:val="24"/>
          <w:rPrChange w:id="3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of a survey </w:t>
      </w:r>
      <w:r w:rsidR="00CD2E8B" w:rsidRPr="00CE559D">
        <w:rPr>
          <w:rFonts w:ascii="Times New Roman" w:hAnsi="Times New Roman" w:cs="Times New Roman"/>
          <w:bCs/>
          <w:sz w:val="24"/>
          <w:szCs w:val="24"/>
          <w:rPrChange w:id="3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could</w:t>
      </w:r>
      <w:r w:rsidR="0065639C" w:rsidRPr="00CE559D">
        <w:rPr>
          <w:rFonts w:ascii="Times New Roman" w:hAnsi="Times New Roman" w:cs="Times New Roman"/>
          <w:bCs/>
          <w:sz w:val="24"/>
          <w:szCs w:val="24"/>
          <w:rPrChange w:id="3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bias the </w:t>
      </w:r>
      <w:r w:rsidR="00B27640" w:rsidRPr="00CE559D">
        <w:rPr>
          <w:rFonts w:ascii="Times New Roman" w:hAnsi="Times New Roman" w:cs="Times New Roman"/>
          <w:bCs/>
          <w:sz w:val="24"/>
          <w:szCs w:val="24"/>
          <w:rPrChange w:id="3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primary housing type </w:t>
      </w:r>
      <w:r w:rsidR="000817EB" w:rsidRPr="00CE559D">
        <w:rPr>
          <w:rFonts w:ascii="Times New Roman" w:hAnsi="Times New Roman" w:cs="Times New Roman"/>
          <w:bCs/>
          <w:sz w:val="24"/>
          <w:szCs w:val="24"/>
          <w:rPrChange w:id="3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reported</w:t>
      </w:r>
      <w:r w:rsidR="00B27640" w:rsidRPr="00CE559D">
        <w:rPr>
          <w:rFonts w:ascii="Times New Roman" w:hAnsi="Times New Roman" w:cs="Times New Roman"/>
          <w:bCs/>
          <w:sz w:val="24"/>
          <w:szCs w:val="24"/>
          <w:rPrChange w:id="3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C8479F" w:rsidRPr="00CE559D">
        <w:rPr>
          <w:rFonts w:ascii="Times New Roman" w:hAnsi="Times New Roman" w:cs="Times New Roman"/>
          <w:bCs/>
          <w:sz w:val="24"/>
          <w:szCs w:val="24"/>
          <w:rPrChange w:id="3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Further, </w:t>
      </w:r>
      <w:r w:rsidR="00B93CD0" w:rsidRPr="00CE559D">
        <w:rPr>
          <w:rFonts w:ascii="Times New Roman" w:hAnsi="Times New Roman" w:cs="Times New Roman"/>
          <w:bCs/>
          <w:sz w:val="24"/>
          <w:szCs w:val="24"/>
          <w:rPrChange w:id="3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</w:t>
      </w:r>
      <w:r w:rsidR="00545F70" w:rsidRPr="00CE559D">
        <w:rPr>
          <w:rFonts w:ascii="Times New Roman" w:hAnsi="Times New Roman" w:cs="Times New Roman"/>
          <w:bCs/>
          <w:sz w:val="24"/>
          <w:szCs w:val="24"/>
          <w:rPrChange w:id="3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</w:t>
      </w:r>
      <w:r w:rsidR="00B93CD0" w:rsidRPr="00CE559D">
        <w:rPr>
          <w:rFonts w:ascii="Times New Roman" w:hAnsi="Times New Roman" w:cs="Times New Roman"/>
          <w:bCs/>
          <w:sz w:val="24"/>
          <w:szCs w:val="24"/>
          <w:rPrChange w:id="3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se surveys did not capture the </w:t>
      </w:r>
      <w:r w:rsidR="00C8479F" w:rsidRPr="00CE559D">
        <w:rPr>
          <w:rFonts w:ascii="Times New Roman" w:hAnsi="Times New Roman" w:cs="Times New Roman"/>
          <w:bCs/>
          <w:sz w:val="24"/>
          <w:szCs w:val="24"/>
          <w:rPrChange w:id="3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type of bedding material used</w:t>
      </w:r>
      <w:ins w:id="312" w:author="Rachel Gilker" w:date="2020-09-21T10:22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31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,</w:t>
        </w:r>
      </w:ins>
      <w:r w:rsidR="00C8479F" w:rsidRPr="00CE559D">
        <w:rPr>
          <w:rFonts w:ascii="Times New Roman" w:hAnsi="Times New Roman" w:cs="Times New Roman"/>
          <w:bCs/>
          <w:sz w:val="24"/>
          <w:szCs w:val="24"/>
          <w:rPrChange w:id="3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</w:t>
      </w:r>
      <w:r w:rsidR="004A3453" w:rsidRPr="00CE559D">
        <w:rPr>
          <w:rFonts w:ascii="Times New Roman" w:hAnsi="Times New Roman" w:cs="Times New Roman"/>
          <w:bCs/>
          <w:sz w:val="24"/>
          <w:szCs w:val="24"/>
          <w:rPrChange w:id="3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some styles of housing (e.g.</w:t>
      </w:r>
      <w:r w:rsidR="003E59FB" w:rsidRPr="00CE559D">
        <w:rPr>
          <w:rFonts w:ascii="Times New Roman" w:hAnsi="Times New Roman" w:cs="Times New Roman"/>
          <w:bCs/>
          <w:sz w:val="24"/>
          <w:szCs w:val="24"/>
          <w:rPrChange w:id="3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4A3453" w:rsidRPr="00CE559D">
        <w:rPr>
          <w:rFonts w:ascii="Times New Roman" w:hAnsi="Times New Roman" w:cs="Times New Roman"/>
          <w:bCs/>
          <w:sz w:val="24"/>
          <w:szCs w:val="24"/>
          <w:rPrChange w:id="3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loose</w:t>
      </w:r>
      <w:ins w:id="318" w:author="Caitlin Jeffrey" w:date="2020-10-09T08:01:00Z">
        <w:r w:rsidR="000606E6">
          <w:rPr>
            <w:rFonts w:ascii="Times New Roman" w:hAnsi="Times New Roman" w:cs="Times New Roman"/>
            <w:bCs/>
            <w:sz w:val="24"/>
            <w:szCs w:val="24"/>
          </w:rPr>
          <w:t>-</w:t>
        </w:r>
      </w:ins>
      <w:ins w:id="319" w:author="Deborah Neher" w:date="2020-09-20T07:38:00Z">
        <w:del w:id="320" w:author="Caitlin Jeffrey" w:date="2020-10-09T08:00:00Z">
          <w:r w:rsidR="00823633" w:rsidRPr="00CE559D" w:rsidDel="000606E6">
            <w:rPr>
              <w:rFonts w:ascii="Times New Roman" w:hAnsi="Times New Roman" w:cs="Times New Roman"/>
              <w:bCs/>
              <w:sz w:val="24"/>
              <w:szCs w:val="24"/>
              <w:rPrChange w:id="321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-</w:delText>
          </w:r>
        </w:del>
      </w:ins>
      <w:r w:rsidR="004A3453" w:rsidRPr="00CE559D">
        <w:rPr>
          <w:rFonts w:ascii="Times New Roman" w:hAnsi="Times New Roman" w:cs="Times New Roman"/>
          <w:bCs/>
          <w:sz w:val="24"/>
          <w:szCs w:val="24"/>
          <w:rPrChange w:id="3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 open housing pack barns) appear to be </w:t>
      </w:r>
      <w:r w:rsidR="00837442" w:rsidRPr="00CE559D">
        <w:rPr>
          <w:rFonts w:ascii="Times New Roman" w:hAnsi="Times New Roman" w:cs="Times New Roman"/>
          <w:bCs/>
          <w:sz w:val="24"/>
          <w:szCs w:val="24"/>
          <w:rPrChange w:id="3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less frequent</w:t>
      </w:r>
      <w:r w:rsidR="00C21CE6" w:rsidRPr="00CE559D">
        <w:rPr>
          <w:rFonts w:ascii="Times New Roman" w:hAnsi="Times New Roman" w:cs="Times New Roman"/>
          <w:bCs/>
          <w:sz w:val="24"/>
          <w:szCs w:val="24"/>
          <w:rPrChange w:id="3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 these studies</w:t>
      </w:r>
      <w:r w:rsidR="004A3453" w:rsidRPr="00CE559D">
        <w:rPr>
          <w:rFonts w:ascii="Times New Roman" w:hAnsi="Times New Roman" w:cs="Times New Roman"/>
          <w:bCs/>
          <w:sz w:val="24"/>
          <w:szCs w:val="24"/>
          <w:rPrChange w:id="3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1B5AF6AE" w14:textId="3BBAA303" w:rsidR="006F437C" w:rsidRPr="00CE559D" w:rsidRDefault="004A3453" w:rsidP="00D62243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3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3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C60457" w:rsidRPr="00CE559D">
        <w:rPr>
          <w:rFonts w:ascii="Times New Roman" w:hAnsi="Times New Roman" w:cs="Times New Roman"/>
          <w:bCs/>
          <w:sz w:val="24"/>
          <w:szCs w:val="24"/>
          <w:rPrChange w:id="3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Bedded packs, compost bedded packs, or loose</w:t>
      </w:r>
      <w:ins w:id="329" w:author="Caitlin Jeffrey" w:date="2020-10-09T08:01:00Z">
        <w:r w:rsidR="000606E6">
          <w:rPr>
            <w:rFonts w:ascii="Times New Roman" w:hAnsi="Times New Roman" w:cs="Times New Roman"/>
            <w:bCs/>
            <w:sz w:val="24"/>
            <w:szCs w:val="24"/>
          </w:rPr>
          <w:t>-</w:t>
        </w:r>
      </w:ins>
      <w:del w:id="330" w:author="Caitlin Jeffrey" w:date="2020-10-09T08:01:00Z">
        <w:r w:rsidR="00C60457" w:rsidRPr="00CE559D" w:rsidDel="000606E6">
          <w:rPr>
            <w:rFonts w:ascii="Times New Roman" w:hAnsi="Times New Roman" w:cs="Times New Roman"/>
            <w:bCs/>
            <w:sz w:val="24"/>
            <w:szCs w:val="24"/>
            <w:rPrChange w:id="33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r w:rsidR="00C60457" w:rsidRPr="00CE559D">
        <w:rPr>
          <w:rFonts w:ascii="Times New Roman" w:hAnsi="Times New Roman" w:cs="Times New Roman"/>
          <w:bCs/>
          <w:sz w:val="24"/>
          <w:szCs w:val="24"/>
          <w:rPrChange w:id="3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housing systems </w:t>
      </w:r>
      <w:ins w:id="333" w:author="Rachel Gilker" w:date="2020-09-21T10:24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33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are designed for cow comfort</w:t>
        </w:r>
      </w:ins>
      <w:ins w:id="335" w:author="Tucker Andrews" w:date="2020-10-07T14:50:00Z">
        <w:r w:rsidR="00D9095A">
          <w:rPr>
            <w:rFonts w:ascii="Times New Roman" w:hAnsi="Times New Roman" w:cs="Times New Roman"/>
            <w:bCs/>
            <w:sz w:val="24"/>
            <w:szCs w:val="24"/>
          </w:rPr>
          <w:t>,</w:t>
        </w:r>
      </w:ins>
      <w:ins w:id="336" w:author="Rachel Gilker" w:date="2020-09-21T10:24:00Z">
        <w:r w:rsidR="00D62243" w:rsidRPr="003643DE">
          <w:rPr>
            <w:rFonts w:ascii="Times New Roman" w:hAnsi="Times New Roman" w:cs="Times New Roman"/>
            <w:bCs/>
            <w:sz w:val="24"/>
            <w:szCs w:val="24"/>
          </w:rPr>
          <w:t xml:space="preserve"> with </w:t>
        </w:r>
      </w:ins>
      <w:del w:id="337" w:author="Rachel Gilker" w:date="2020-09-21T10:24:00Z">
        <w:r w:rsidR="00C60457" w:rsidRPr="00CE559D" w:rsidDel="00D62243">
          <w:rPr>
            <w:rFonts w:ascii="Times New Roman" w:hAnsi="Times New Roman" w:cs="Times New Roman"/>
            <w:bCs/>
            <w:sz w:val="24"/>
            <w:szCs w:val="24"/>
            <w:rPrChange w:id="33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allow</w:delText>
        </w:r>
      </w:del>
      <w:del w:id="339" w:author="Rachel Gilker" w:date="2020-09-21T10:23:00Z">
        <w:r w:rsidR="00C60457" w:rsidRPr="00CE559D" w:rsidDel="00D62243">
          <w:rPr>
            <w:rFonts w:ascii="Times New Roman" w:hAnsi="Times New Roman" w:cs="Times New Roman"/>
            <w:bCs/>
            <w:sz w:val="24"/>
            <w:szCs w:val="24"/>
            <w:rPrChange w:id="34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s</w:delText>
        </w:r>
      </w:del>
      <w:del w:id="341" w:author="Rachel Gilker" w:date="2020-09-21T10:24:00Z">
        <w:r w:rsidR="00C60457" w:rsidRPr="00CE559D" w:rsidDel="00D62243">
          <w:rPr>
            <w:rFonts w:ascii="Times New Roman" w:hAnsi="Times New Roman" w:cs="Times New Roman"/>
            <w:bCs/>
            <w:sz w:val="24"/>
            <w:szCs w:val="24"/>
            <w:rPrChange w:id="34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cows </w:delText>
        </w:r>
      </w:del>
      <w:del w:id="343" w:author="Rachel Gilker" w:date="2020-09-21T10:25:00Z">
        <w:r w:rsidR="00C60457" w:rsidRPr="00CE559D" w:rsidDel="00D62243">
          <w:rPr>
            <w:rFonts w:ascii="Times New Roman" w:hAnsi="Times New Roman" w:cs="Times New Roman"/>
            <w:bCs/>
            <w:sz w:val="24"/>
            <w:szCs w:val="24"/>
            <w:rPrChange w:id="34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an enclosed area with an</w:delText>
        </w:r>
      </w:del>
      <w:ins w:id="345" w:author="Rachel Gilker" w:date="2020-09-21T10:25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34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an</w:t>
        </w:r>
      </w:ins>
      <w:r w:rsidR="00C60457" w:rsidRPr="00CE559D">
        <w:rPr>
          <w:rFonts w:ascii="Times New Roman" w:hAnsi="Times New Roman" w:cs="Times New Roman"/>
          <w:bCs/>
          <w:sz w:val="24"/>
          <w:szCs w:val="24"/>
          <w:rPrChange w:id="3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open floor plan</w:t>
      </w:r>
      <w:ins w:id="348" w:author="Rachel Gilker" w:date="2020-09-21T10:25:00Z">
        <w:r w:rsidR="00D62243" w:rsidRPr="00CE559D">
          <w:rPr>
            <w:rFonts w:ascii="Times New Roman" w:hAnsi="Times New Roman" w:cs="Times New Roman"/>
            <w:bCs/>
            <w:sz w:val="24"/>
            <w:szCs w:val="24"/>
            <w:rPrChange w:id="34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in a</w:t>
        </w:r>
        <w:del w:id="350" w:author="Tucker Andrews" w:date="2020-10-07T14:50:00Z">
          <w:r w:rsidR="00D62243" w:rsidRPr="00CE559D" w:rsidDel="00D9095A">
            <w:rPr>
              <w:rFonts w:ascii="Times New Roman" w:hAnsi="Times New Roman" w:cs="Times New Roman"/>
              <w:bCs/>
              <w:sz w:val="24"/>
              <w:szCs w:val="24"/>
              <w:rPrChange w:id="351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n enclosed</w:delText>
          </w:r>
        </w:del>
      </w:ins>
      <w:ins w:id="352" w:author="Tucker Andrews" w:date="2020-10-07T14:50:00Z">
        <w:r w:rsidR="00D9095A">
          <w:rPr>
            <w:rFonts w:ascii="Times New Roman" w:hAnsi="Times New Roman" w:cs="Times New Roman"/>
            <w:bCs/>
            <w:sz w:val="24"/>
            <w:szCs w:val="24"/>
          </w:rPr>
          <w:t>n enclosed structure</w:t>
        </w:r>
      </w:ins>
      <w:ins w:id="353" w:author="Rachel Gilker" w:date="2020-09-21T10:25:00Z">
        <w:del w:id="354" w:author="Tucker Andrews" w:date="2020-10-07T14:50:00Z">
          <w:r w:rsidR="00D62243" w:rsidRPr="00CE559D" w:rsidDel="00D9095A">
            <w:rPr>
              <w:rFonts w:ascii="Times New Roman" w:hAnsi="Times New Roman" w:cs="Times New Roman"/>
              <w:bCs/>
              <w:sz w:val="24"/>
              <w:szCs w:val="24"/>
              <w:rPrChange w:id="355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 </w:delText>
          </w:r>
        </w:del>
        <w:del w:id="356" w:author="Tucker Andrews" w:date="2020-10-07T14:49:00Z">
          <w:r w:rsidR="00D62243" w:rsidRPr="00CE559D" w:rsidDel="00D9095A">
            <w:rPr>
              <w:rFonts w:ascii="Times New Roman" w:hAnsi="Times New Roman" w:cs="Times New Roman"/>
              <w:bCs/>
              <w:sz w:val="24"/>
              <w:szCs w:val="24"/>
              <w:rPrChange w:id="357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area</w:delText>
          </w:r>
          <w:r w:rsidR="00D62243" w:rsidRPr="002E7301" w:rsidDel="00D9095A">
            <w:rPr>
              <w:rFonts w:ascii="Times New Roman" w:hAnsi="Times New Roman" w:cs="Times New Roman"/>
              <w:bCs/>
              <w:sz w:val="24"/>
              <w:szCs w:val="24"/>
            </w:rPr>
            <w:delText>,</w:delText>
          </w:r>
        </w:del>
      </w:ins>
      <w:r w:rsidR="00C60457" w:rsidRPr="002E7301">
        <w:rPr>
          <w:rFonts w:ascii="Times New Roman" w:hAnsi="Times New Roman" w:cs="Times New Roman"/>
          <w:bCs/>
          <w:sz w:val="24"/>
          <w:szCs w:val="24"/>
        </w:rPr>
        <w:t xml:space="preserve"> and bedding that is refreshed regularly</w:t>
      </w:r>
      <w:del w:id="358" w:author="Rachel Gilker" w:date="2020-09-21T10:25:00Z">
        <w:r w:rsidR="00C60457" w:rsidRPr="00CE559D" w:rsidDel="00D62243">
          <w:rPr>
            <w:rFonts w:ascii="Times New Roman" w:hAnsi="Times New Roman" w:cs="Times New Roman"/>
            <w:bCs/>
            <w:sz w:val="24"/>
            <w:szCs w:val="24"/>
            <w:rPrChange w:id="35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 and are designed for cow comfort</w:delText>
        </w:r>
      </w:del>
      <w:r w:rsidR="00C60457" w:rsidRPr="00CE559D">
        <w:rPr>
          <w:rFonts w:ascii="Times New Roman" w:hAnsi="Times New Roman" w:cs="Times New Roman"/>
          <w:bCs/>
          <w:sz w:val="24"/>
          <w:szCs w:val="24"/>
          <w:rPrChange w:id="3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proofErr w:type="spellStart"/>
      <w:r w:rsidR="00C60457" w:rsidRPr="00CE559D">
        <w:rPr>
          <w:rFonts w:ascii="Times New Roman" w:hAnsi="Times New Roman" w:cs="Times New Roman"/>
          <w:bCs/>
          <w:sz w:val="24"/>
          <w:szCs w:val="24"/>
          <w:rPrChange w:id="3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Leso</w:t>
      </w:r>
      <w:proofErr w:type="spellEnd"/>
      <w:r w:rsidR="00C60457" w:rsidRPr="00CE559D">
        <w:rPr>
          <w:rFonts w:ascii="Times New Roman" w:hAnsi="Times New Roman" w:cs="Times New Roman"/>
          <w:bCs/>
          <w:sz w:val="24"/>
          <w:szCs w:val="24"/>
          <w:rPrChange w:id="3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2020). 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Although it is unclear how many </w:t>
      </w:r>
      <w:del w:id="364" w:author="Caitlin Jeffrey" w:date="2020-10-09T07:56:00Z">
        <w:r w:rsidR="00D74215" w:rsidRPr="00CE559D" w:rsidDel="000606E6">
          <w:rPr>
            <w:rFonts w:ascii="Times New Roman" w:hAnsi="Times New Roman" w:cs="Times New Roman"/>
            <w:bCs/>
            <w:sz w:val="24"/>
            <w:szCs w:val="24"/>
            <w:rPrChange w:id="36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</w:del>
      <w:ins w:id="366" w:author="Rachel Gilker" w:date="2020-09-21T10:41:00Z">
        <w:del w:id="367" w:author="Caitlin Jeffrey" w:date="2020-10-09T07:56:00Z">
          <w:r w:rsidR="00B760CE" w:rsidRPr="00CE559D" w:rsidDel="000606E6">
            <w:rPr>
              <w:rFonts w:ascii="Times New Roman" w:hAnsi="Times New Roman" w:cs="Times New Roman"/>
              <w:bCs/>
              <w:sz w:val="24"/>
              <w:szCs w:val="24"/>
              <w:rPrChange w:id="368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A</w:delText>
          </w:r>
        </w:del>
      </w:ins>
      <w:ins w:id="369" w:author="Caitlin Jeffrey" w:date="2020-10-09T07:56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D74215" w:rsidRPr="000606E6">
        <w:rPr>
          <w:rFonts w:ascii="Times New Roman" w:hAnsi="Times New Roman" w:cs="Times New Roman"/>
          <w:bCs/>
          <w:sz w:val="24"/>
          <w:szCs w:val="24"/>
        </w:rPr>
        <w:t xml:space="preserve"> organic dairy farms have adopted this technology, use of </w:t>
      </w:r>
      <w:proofErr w:type="spellStart"/>
      <w:r w:rsidR="00D74215" w:rsidRPr="000606E6">
        <w:rPr>
          <w:rFonts w:ascii="Times New Roman" w:hAnsi="Times New Roman" w:cs="Times New Roman"/>
          <w:bCs/>
          <w:sz w:val="24"/>
          <w:szCs w:val="24"/>
        </w:rPr>
        <w:t>loose</w:t>
      </w:r>
      <w:del w:id="370" w:author="Caitlin Jeffrey" w:date="2020-10-09T08:01:00Z">
        <w:r w:rsidR="00D74215" w:rsidRPr="000606E6" w:rsidDel="000606E6">
          <w:rPr>
            <w:rFonts w:ascii="Times New Roman" w:hAnsi="Times New Roman" w:cs="Times New Roman"/>
            <w:bCs/>
            <w:sz w:val="24"/>
            <w:szCs w:val="24"/>
          </w:rPr>
          <w:delText>-</w:delText>
        </w:r>
      </w:del>
      <w:r w:rsidR="00D74215" w:rsidRPr="000606E6">
        <w:rPr>
          <w:rFonts w:ascii="Times New Roman" w:hAnsi="Times New Roman" w:cs="Times New Roman"/>
          <w:bCs/>
          <w:sz w:val="24"/>
          <w:szCs w:val="24"/>
        </w:rPr>
        <w:t>housing</w:t>
      </w:r>
      <w:proofErr w:type="spellEnd"/>
      <w:r w:rsidR="00D74215" w:rsidRPr="000606E6">
        <w:rPr>
          <w:rFonts w:ascii="Times New Roman" w:hAnsi="Times New Roman" w:cs="Times New Roman"/>
          <w:bCs/>
          <w:sz w:val="24"/>
          <w:szCs w:val="24"/>
        </w:rPr>
        <w:t xml:space="preserve"> </w:t>
      </w:r>
      <w:del w:id="371" w:author="Caitlin Jeffrey" w:date="2020-10-09T08:01:00Z">
        <w:r w:rsidR="00D74215" w:rsidRPr="000606E6" w:rsidDel="000606E6">
          <w:rPr>
            <w:rFonts w:ascii="Times New Roman" w:hAnsi="Times New Roman" w:cs="Times New Roman"/>
            <w:bCs/>
            <w:sz w:val="24"/>
            <w:szCs w:val="24"/>
          </w:rPr>
          <w:delText xml:space="preserve">multiple-animal </w:delText>
        </w:r>
        <w:r w:rsidR="00D577C1" w:rsidRPr="000606E6" w:rsidDel="000606E6">
          <w:rPr>
            <w:rFonts w:ascii="Times New Roman" w:hAnsi="Times New Roman" w:cs="Times New Roman"/>
            <w:bCs/>
            <w:sz w:val="24"/>
            <w:szCs w:val="24"/>
          </w:rPr>
          <w:delText>enclosed</w:delText>
        </w:r>
        <w:r w:rsidR="00D74215" w:rsidRPr="000606E6" w:rsidDel="000606E6">
          <w:rPr>
            <w:rFonts w:ascii="Times New Roman" w:hAnsi="Times New Roman" w:cs="Times New Roman"/>
            <w:bCs/>
            <w:sz w:val="24"/>
            <w:szCs w:val="24"/>
          </w:rPr>
          <w:delText xml:space="preserve"> areas </w:delText>
        </w:r>
      </w:del>
      <w:r w:rsidR="00D74215" w:rsidRPr="000606E6">
        <w:rPr>
          <w:rFonts w:ascii="Times New Roman" w:hAnsi="Times New Roman" w:cs="Times New Roman"/>
          <w:bCs/>
          <w:sz w:val="24"/>
          <w:szCs w:val="24"/>
        </w:rPr>
        <w:t xml:space="preserve">(including compost bedded pack but excluding </w:t>
      </w:r>
      <w:proofErr w:type="spellStart"/>
      <w:r w:rsidR="00D74215" w:rsidRPr="000606E6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="00D74215" w:rsidRPr="000606E6">
        <w:rPr>
          <w:rFonts w:ascii="Times New Roman" w:hAnsi="Times New Roman" w:cs="Times New Roman"/>
          <w:bCs/>
          <w:sz w:val="24"/>
          <w:szCs w:val="24"/>
        </w:rPr>
        <w:t xml:space="preserve">) for lactating cattle increased between 2007 and 2014 from 3.4% </w:t>
      </w:r>
      <w:r w:rsidR="001433FF" w:rsidRPr="000606E6">
        <w:rPr>
          <w:rFonts w:ascii="Times New Roman" w:hAnsi="Times New Roman" w:cs="Times New Roman"/>
          <w:bCs/>
          <w:sz w:val="24"/>
          <w:szCs w:val="24"/>
        </w:rPr>
        <w:t>to 6.4% of all dairy facilities and from 3.5% to 8.5%</w:t>
      </w:r>
      <w:r w:rsidR="00D74215" w:rsidRPr="004A30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433FF" w:rsidRPr="00E91661">
        <w:rPr>
          <w:rFonts w:ascii="Times New Roman" w:hAnsi="Times New Roman" w:cs="Times New Roman"/>
          <w:bCs/>
          <w:sz w:val="24"/>
          <w:szCs w:val="24"/>
        </w:rPr>
        <w:t xml:space="preserve">of dairies with herd size less than 100 cows </w:t>
      </w:r>
      <w:r w:rsidR="00D577C1" w:rsidRPr="00CE559D">
        <w:rPr>
          <w:rFonts w:ascii="Times New Roman" w:hAnsi="Times New Roman" w:cs="Times New Roman"/>
          <w:bCs/>
          <w:sz w:val="24"/>
          <w:szCs w:val="24"/>
          <w:rPrChange w:id="3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(USDA 2010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20</w:t>
      </w:r>
      <w:r w:rsidR="00D577C1" w:rsidRPr="00CE559D">
        <w:rPr>
          <w:rFonts w:ascii="Times New Roman" w:hAnsi="Times New Roman" w:cs="Times New Roman"/>
          <w:bCs/>
          <w:sz w:val="24"/>
          <w:szCs w:val="24"/>
          <w:rPrChange w:id="3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16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). </w:t>
      </w:r>
      <w:r w:rsidR="00DF6454" w:rsidRPr="00CE559D">
        <w:rPr>
          <w:rFonts w:ascii="Times New Roman" w:hAnsi="Times New Roman" w:cs="Times New Roman"/>
          <w:bCs/>
          <w:sz w:val="24"/>
          <w:szCs w:val="24"/>
          <w:rPrChange w:id="3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In Vermont and nationally, the construction and use of bedded pack or compost bedded pack </w:t>
      </w:r>
      <w:r w:rsidR="00D577C1" w:rsidRPr="00CE559D">
        <w:rPr>
          <w:rFonts w:ascii="Times New Roman" w:hAnsi="Times New Roman" w:cs="Times New Roman"/>
          <w:bCs/>
          <w:sz w:val="24"/>
          <w:szCs w:val="24"/>
          <w:rPrChange w:id="3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facilities</w:t>
      </w:r>
      <w:r w:rsidR="00545F70" w:rsidRPr="00CE559D">
        <w:rPr>
          <w:rFonts w:ascii="Times New Roman" w:hAnsi="Times New Roman" w:cs="Times New Roman"/>
          <w:bCs/>
          <w:sz w:val="24"/>
          <w:szCs w:val="24"/>
          <w:rPrChange w:id="3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D577C1" w:rsidRPr="00CE559D">
        <w:rPr>
          <w:rFonts w:ascii="Times New Roman" w:hAnsi="Times New Roman" w:cs="Times New Roman"/>
          <w:bCs/>
          <w:sz w:val="24"/>
          <w:szCs w:val="24"/>
          <w:rPrChange w:id="3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is</w:t>
      </w:r>
      <w:r w:rsidR="00DF6454" w:rsidRPr="00CE559D">
        <w:rPr>
          <w:rFonts w:ascii="Times New Roman" w:hAnsi="Times New Roman" w:cs="Times New Roman"/>
          <w:bCs/>
          <w:sz w:val="24"/>
          <w:szCs w:val="24"/>
          <w:rPrChange w:id="3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promoted as an alternative to traditional housing systems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(Bewley et al., 2012; </w:t>
      </w:r>
      <w:proofErr w:type="spellStart"/>
      <w:r w:rsidR="00D74215" w:rsidRPr="00CE559D">
        <w:rPr>
          <w:rFonts w:ascii="Times New Roman" w:hAnsi="Times New Roman" w:cs="Times New Roman"/>
          <w:bCs/>
          <w:sz w:val="24"/>
          <w:szCs w:val="24"/>
          <w:rPrChange w:id="3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Gilker</w:t>
      </w:r>
      <w:proofErr w:type="spellEnd"/>
      <w:r w:rsidR="00D74215" w:rsidRPr="00CE559D">
        <w:rPr>
          <w:rFonts w:ascii="Times New Roman" w:hAnsi="Times New Roman" w:cs="Times New Roman"/>
          <w:bCs/>
          <w:sz w:val="24"/>
          <w:szCs w:val="24"/>
          <w:rPrChange w:id="3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at el., 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 xml:space="preserve">2012; </w:t>
      </w:r>
      <w:proofErr w:type="spellStart"/>
      <w:r w:rsidR="00D74215" w:rsidRPr="00CE559D">
        <w:rPr>
          <w:rFonts w:ascii="Times New Roman" w:hAnsi="Times New Roman" w:cs="Times New Roman"/>
          <w:bCs/>
          <w:sz w:val="24"/>
          <w:szCs w:val="24"/>
          <w:rPrChange w:id="3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Ogejo</w:t>
      </w:r>
      <w:proofErr w:type="spellEnd"/>
      <w:r w:rsidR="00D74215" w:rsidRPr="00CE559D">
        <w:rPr>
          <w:rFonts w:ascii="Times New Roman" w:hAnsi="Times New Roman" w:cs="Times New Roman"/>
          <w:bCs/>
          <w:sz w:val="24"/>
          <w:szCs w:val="24"/>
          <w:rPrChange w:id="3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2018; Endres and </w:t>
      </w:r>
      <w:proofErr w:type="spellStart"/>
      <w:r w:rsidR="00D74215" w:rsidRPr="00CE559D">
        <w:rPr>
          <w:rFonts w:ascii="Times New Roman" w:hAnsi="Times New Roman" w:cs="Times New Roman"/>
          <w:bCs/>
          <w:sz w:val="24"/>
          <w:szCs w:val="24"/>
          <w:rPrChange w:id="3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Janni</w:t>
      </w:r>
      <w:proofErr w:type="spellEnd"/>
      <w:r w:rsidR="00D74215" w:rsidRPr="00CE559D">
        <w:rPr>
          <w:rFonts w:ascii="Times New Roman" w:hAnsi="Times New Roman" w:cs="Times New Roman"/>
          <w:bCs/>
          <w:sz w:val="24"/>
          <w:szCs w:val="24"/>
          <w:rPrChange w:id="3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2019). Compost bedded packs are found to </w:t>
      </w:r>
      <w:r w:rsidR="00A54EA6" w:rsidRPr="00CE559D">
        <w:rPr>
          <w:rFonts w:ascii="Times New Roman" w:hAnsi="Times New Roman" w:cs="Times New Roman"/>
          <w:bCs/>
          <w:sz w:val="24"/>
          <w:szCs w:val="24"/>
          <w:rPrChange w:id="3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increase cow comfort, increase lying times, decrease lameness, </w:t>
      </w:r>
      <w:r w:rsidR="00D06E45" w:rsidRPr="00CE559D">
        <w:rPr>
          <w:rFonts w:ascii="Times New Roman" w:hAnsi="Times New Roman" w:cs="Times New Roman"/>
          <w:bCs/>
          <w:sz w:val="24"/>
          <w:szCs w:val="24"/>
          <w:rPrChange w:id="3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and </w:t>
      </w:r>
      <w:r w:rsidR="00A54EA6" w:rsidRPr="00CE559D">
        <w:rPr>
          <w:rFonts w:ascii="Times New Roman" w:hAnsi="Times New Roman" w:cs="Times New Roman"/>
          <w:bCs/>
          <w:sz w:val="24"/>
          <w:szCs w:val="24"/>
          <w:rPrChange w:id="3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improve hygiene</w:t>
      </w:r>
      <w:r w:rsidR="00D577C1" w:rsidRPr="00CE559D">
        <w:rPr>
          <w:rFonts w:ascii="Times New Roman" w:hAnsi="Times New Roman" w:cs="Times New Roman"/>
          <w:bCs/>
          <w:sz w:val="24"/>
          <w:szCs w:val="24"/>
          <w:rPrChange w:id="3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factors </w:t>
      </w:r>
      <w:r w:rsidR="00D577C1" w:rsidRPr="00CE559D">
        <w:rPr>
          <w:rFonts w:ascii="Times New Roman" w:hAnsi="Times New Roman" w:cs="Times New Roman"/>
          <w:bCs/>
          <w:sz w:val="24"/>
          <w:szCs w:val="24"/>
          <w:rPrChange w:id="3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that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are</w:t>
      </w:r>
      <w:r w:rsidR="00A54EA6" w:rsidRPr="00CE559D">
        <w:rPr>
          <w:rFonts w:ascii="Times New Roman" w:hAnsi="Times New Roman" w:cs="Times New Roman"/>
          <w:bCs/>
          <w:sz w:val="24"/>
          <w:szCs w:val="24"/>
          <w:rPrChange w:id="3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relevant to farm productivity and may be important to consumer preferences and market access</w:t>
      </w:r>
      <w:r w:rsidR="00FD4322" w:rsidRPr="00CE559D">
        <w:rPr>
          <w:rFonts w:ascii="Times New Roman" w:hAnsi="Times New Roman" w:cs="Times New Roman"/>
          <w:bCs/>
          <w:sz w:val="24"/>
          <w:szCs w:val="24"/>
          <w:rPrChange w:id="3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D74215" w:rsidRPr="00CE559D">
        <w:rPr>
          <w:rFonts w:ascii="Times New Roman" w:hAnsi="Times New Roman" w:cs="Times New Roman"/>
          <w:bCs/>
          <w:sz w:val="24"/>
          <w:szCs w:val="24"/>
          <w:rPrChange w:id="3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(Beaver et al., 2020, </w:t>
      </w:r>
      <w:proofErr w:type="spellStart"/>
      <w:r w:rsidR="00D74215" w:rsidRPr="00CE559D">
        <w:rPr>
          <w:rFonts w:ascii="Times New Roman" w:hAnsi="Times New Roman" w:cs="Times New Roman"/>
          <w:bCs/>
          <w:sz w:val="24"/>
          <w:szCs w:val="24"/>
          <w:rPrChange w:id="3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Leso</w:t>
      </w:r>
      <w:proofErr w:type="spellEnd"/>
      <w:r w:rsidR="00D74215" w:rsidRPr="00CE559D">
        <w:rPr>
          <w:rFonts w:ascii="Times New Roman" w:hAnsi="Times New Roman" w:cs="Times New Roman"/>
          <w:bCs/>
          <w:sz w:val="24"/>
          <w:szCs w:val="24"/>
          <w:rPrChange w:id="4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2020). </w:t>
      </w:r>
      <w:r w:rsidR="00C526DF" w:rsidRPr="00CE559D">
        <w:rPr>
          <w:rFonts w:ascii="Times New Roman" w:hAnsi="Times New Roman" w:cs="Times New Roman"/>
          <w:bCs/>
          <w:sz w:val="24"/>
          <w:szCs w:val="24"/>
          <w:rPrChange w:id="4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However, a</w:t>
      </w:r>
      <w:r w:rsidR="00025C85" w:rsidRPr="00CE559D">
        <w:rPr>
          <w:rFonts w:ascii="Times New Roman" w:hAnsi="Times New Roman" w:cs="Times New Roman"/>
          <w:bCs/>
          <w:sz w:val="24"/>
          <w:szCs w:val="24"/>
          <w:rPrChange w:id="4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paucity of information on the distribution and types of bedding management styles implemented on organic dairy </w:t>
      </w:r>
      <w:r w:rsidR="009E7F4C" w:rsidRPr="00CE559D">
        <w:rPr>
          <w:rFonts w:ascii="Times New Roman" w:hAnsi="Times New Roman" w:cs="Times New Roman"/>
          <w:bCs/>
          <w:sz w:val="24"/>
          <w:szCs w:val="24"/>
          <w:rPrChange w:id="4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farms nationally</w:t>
      </w:r>
      <w:r w:rsidR="00025C85" w:rsidRPr="00CE559D">
        <w:rPr>
          <w:rFonts w:ascii="Times New Roman" w:hAnsi="Times New Roman" w:cs="Times New Roman"/>
          <w:bCs/>
          <w:sz w:val="24"/>
          <w:szCs w:val="24"/>
          <w:rPrChange w:id="4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 regionally in the </w:t>
      </w:r>
      <w:del w:id="405" w:author="Caitlin Jeffrey" w:date="2020-10-09T07:57:00Z">
        <w:r w:rsidR="00025C85" w:rsidRPr="00CE559D" w:rsidDel="000606E6">
          <w:rPr>
            <w:rFonts w:ascii="Times New Roman" w:hAnsi="Times New Roman" w:cs="Times New Roman"/>
            <w:bCs/>
            <w:sz w:val="24"/>
            <w:szCs w:val="24"/>
            <w:rPrChange w:id="40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</w:del>
      <w:ins w:id="407" w:author="Rachel Gilker" w:date="2020-09-21T10:41:00Z">
        <w:del w:id="408" w:author="Caitlin Jeffrey" w:date="2020-10-09T07:57:00Z">
          <w:r w:rsidR="00B760CE" w:rsidRPr="00CE559D" w:rsidDel="000606E6">
            <w:rPr>
              <w:rFonts w:ascii="Times New Roman" w:hAnsi="Times New Roman" w:cs="Times New Roman"/>
              <w:bCs/>
              <w:sz w:val="24"/>
              <w:szCs w:val="24"/>
              <w:rPrChange w:id="409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A</w:delText>
          </w:r>
        </w:del>
      </w:ins>
      <w:ins w:id="410" w:author="Caitlin Jeffrey" w:date="2020-10-09T07:57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025C85" w:rsidRPr="000606E6">
        <w:rPr>
          <w:rFonts w:ascii="Times New Roman" w:hAnsi="Times New Roman" w:cs="Times New Roman"/>
          <w:bCs/>
          <w:sz w:val="24"/>
          <w:szCs w:val="24"/>
        </w:rPr>
        <w:t xml:space="preserve"> makes it a </w:t>
      </w:r>
      <w:r w:rsidR="006F437C" w:rsidRPr="000606E6">
        <w:rPr>
          <w:rFonts w:ascii="Times New Roman" w:hAnsi="Times New Roman" w:cs="Times New Roman"/>
          <w:bCs/>
          <w:sz w:val="24"/>
          <w:szCs w:val="24"/>
        </w:rPr>
        <w:t xml:space="preserve">challenge </w:t>
      </w:r>
      <w:r w:rsidR="00025C85" w:rsidRPr="000606E6">
        <w:rPr>
          <w:rFonts w:ascii="Times New Roman" w:hAnsi="Times New Roman" w:cs="Times New Roman"/>
          <w:bCs/>
          <w:sz w:val="24"/>
          <w:szCs w:val="24"/>
        </w:rPr>
        <w:t xml:space="preserve">to properly </w:t>
      </w:r>
      <w:r w:rsidR="00A54EA6" w:rsidRPr="004A3011">
        <w:rPr>
          <w:rFonts w:ascii="Times New Roman" w:hAnsi="Times New Roman" w:cs="Times New Roman"/>
          <w:bCs/>
          <w:sz w:val="24"/>
          <w:szCs w:val="24"/>
        </w:rPr>
        <w:t xml:space="preserve">design and </w:t>
      </w:r>
      <w:r w:rsidR="006F437C" w:rsidRPr="00E91661">
        <w:rPr>
          <w:rFonts w:ascii="Times New Roman" w:hAnsi="Times New Roman" w:cs="Times New Roman"/>
          <w:bCs/>
          <w:sz w:val="24"/>
          <w:szCs w:val="24"/>
        </w:rPr>
        <w:t xml:space="preserve">conduct observational studies </w:t>
      </w:r>
      <w:r w:rsidR="00025C85" w:rsidRPr="00CE559D">
        <w:rPr>
          <w:rFonts w:ascii="Times New Roman" w:hAnsi="Times New Roman" w:cs="Times New Roman"/>
          <w:bCs/>
          <w:sz w:val="24"/>
          <w:szCs w:val="24"/>
          <w:rPrChange w:id="4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to identify </w:t>
      </w:r>
      <w:r w:rsidR="006F437C" w:rsidRPr="00CE559D">
        <w:rPr>
          <w:rFonts w:ascii="Times New Roman" w:hAnsi="Times New Roman" w:cs="Times New Roman"/>
          <w:bCs/>
          <w:sz w:val="24"/>
          <w:szCs w:val="24"/>
          <w:rPrChange w:id="4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associations between </w:t>
      </w:r>
      <w:r w:rsidR="00C07F96" w:rsidRPr="00CE559D">
        <w:rPr>
          <w:rFonts w:ascii="Times New Roman" w:hAnsi="Times New Roman" w:cs="Times New Roman"/>
          <w:bCs/>
          <w:sz w:val="24"/>
          <w:szCs w:val="24"/>
          <w:rPrChange w:id="4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housing</w:t>
      </w:r>
      <w:r w:rsidR="006F437C" w:rsidRPr="00CE559D">
        <w:rPr>
          <w:rFonts w:ascii="Times New Roman" w:hAnsi="Times New Roman" w:cs="Times New Roman"/>
          <w:bCs/>
          <w:sz w:val="24"/>
          <w:szCs w:val="24"/>
          <w:rPrChange w:id="4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systems and productivity or health and welfare outcomes</w:t>
      </w:r>
      <w:r w:rsidR="00FC10E8" w:rsidRPr="00CE559D">
        <w:rPr>
          <w:rFonts w:ascii="Times New Roman" w:hAnsi="Times New Roman" w:cs="Times New Roman"/>
          <w:bCs/>
          <w:sz w:val="24"/>
          <w:szCs w:val="24"/>
          <w:rPrChange w:id="4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such as mastitis and lameness</w:t>
      </w:r>
      <w:r w:rsidR="00025C85" w:rsidRPr="00CE559D">
        <w:rPr>
          <w:rFonts w:ascii="Times New Roman" w:hAnsi="Times New Roman" w:cs="Times New Roman"/>
          <w:bCs/>
          <w:sz w:val="24"/>
          <w:szCs w:val="24"/>
          <w:rPrChange w:id="4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6F437C" w:rsidRPr="00CE559D">
        <w:rPr>
          <w:rFonts w:ascii="Times New Roman" w:hAnsi="Times New Roman" w:cs="Times New Roman"/>
          <w:bCs/>
          <w:sz w:val="24"/>
          <w:szCs w:val="24"/>
          <w:rPrChange w:id="4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23B4ADF3" w14:textId="0223D8DF" w:rsidR="00D64596" w:rsidRPr="00994760" w:rsidRDefault="00FC10E8" w:rsidP="002647F7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4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4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</w:t>
      </w:r>
      <w:r w:rsidR="005A130D" w:rsidRPr="00CE559D">
        <w:rPr>
          <w:rFonts w:ascii="Times New Roman" w:hAnsi="Times New Roman" w:cs="Times New Roman"/>
          <w:bCs/>
          <w:sz w:val="24"/>
          <w:szCs w:val="24"/>
          <w:rPrChange w:id="4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objective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4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of this </w:t>
      </w:r>
      <w:r w:rsidR="008F1138" w:rsidRPr="00CE559D">
        <w:rPr>
          <w:rFonts w:ascii="Times New Roman" w:hAnsi="Times New Roman" w:cs="Times New Roman"/>
          <w:bCs/>
          <w:sz w:val="24"/>
          <w:szCs w:val="24"/>
          <w:rPrChange w:id="4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descriptive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4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study was to </w:t>
      </w:r>
      <w:r w:rsidR="00025C85" w:rsidRPr="00CE559D">
        <w:rPr>
          <w:rFonts w:ascii="Times New Roman" w:hAnsi="Times New Roman" w:cs="Times New Roman"/>
          <w:bCs/>
          <w:sz w:val="24"/>
          <w:szCs w:val="24"/>
          <w:rPrChange w:id="4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gain </w:t>
      </w:r>
      <w:r w:rsidR="003210D5" w:rsidRPr="00CE559D">
        <w:rPr>
          <w:rFonts w:ascii="Times New Roman" w:hAnsi="Times New Roman" w:cs="Times New Roman"/>
          <w:bCs/>
          <w:sz w:val="24"/>
          <w:szCs w:val="24"/>
          <w:rPrChange w:id="4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</w:t>
      </w:r>
      <w:commentRangeStart w:id="426"/>
      <w:del w:id="427" w:author="Deborah Neher" w:date="2020-09-20T07:41:00Z">
        <w:r w:rsidR="00025C85" w:rsidRPr="00CE559D" w:rsidDel="00823633">
          <w:rPr>
            <w:rFonts w:ascii="Times New Roman" w:hAnsi="Times New Roman" w:cs="Times New Roman"/>
            <w:bCs/>
            <w:sz w:val="24"/>
            <w:szCs w:val="24"/>
            <w:rPrChange w:id="42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robust</w:delText>
        </w:r>
        <w:commentRangeEnd w:id="426"/>
        <w:r w:rsidR="00823633" w:rsidRPr="00CE559D" w:rsidDel="00823633">
          <w:rPr>
            <w:rStyle w:val="CommentReference"/>
            <w:bCs/>
            <w:rPrChange w:id="429" w:author="Tucker Andrews" w:date="2020-10-07T11:36:00Z">
              <w:rPr>
                <w:rStyle w:val="CommentReference"/>
              </w:rPr>
            </w:rPrChange>
          </w:rPr>
          <w:commentReference w:id="426"/>
        </w:r>
        <w:r w:rsidR="00025C85" w:rsidRPr="00CE559D" w:rsidDel="00823633">
          <w:rPr>
            <w:rFonts w:ascii="Times New Roman" w:hAnsi="Times New Roman" w:cs="Times New Roman"/>
            <w:bCs/>
            <w:sz w:val="24"/>
            <w:szCs w:val="24"/>
            <w:rPrChange w:id="43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ins w:id="431" w:author="Deborah Neher" w:date="2020-09-20T07:41:00Z">
        <w:r w:rsidR="00823633" w:rsidRPr="00CE559D">
          <w:rPr>
            <w:rFonts w:ascii="Times New Roman" w:hAnsi="Times New Roman" w:cs="Times New Roman"/>
            <w:bCs/>
            <w:sz w:val="24"/>
            <w:szCs w:val="24"/>
            <w:rPrChange w:id="43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reliable </w:t>
        </w:r>
      </w:ins>
      <w:r w:rsidR="0038399C" w:rsidRPr="00CE559D">
        <w:rPr>
          <w:rFonts w:ascii="Times New Roman" w:hAnsi="Times New Roman" w:cs="Times New Roman"/>
          <w:bCs/>
          <w:sz w:val="24"/>
          <w:szCs w:val="24"/>
          <w:rPrChange w:id="4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estimate</w:t>
      </w:r>
      <w:r w:rsidR="003210D5" w:rsidRPr="00CE559D">
        <w:rPr>
          <w:rFonts w:ascii="Times New Roman" w:hAnsi="Times New Roman" w:cs="Times New Roman"/>
          <w:bCs/>
          <w:sz w:val="24"/>
          <w:szCs w:val="24"/>
          <w:rPrChange w:id="4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of the frequency of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4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ins w:id="436" w:author="Rachel Gilker" w:date="2020-09-21T10:38:00Z">
        <w:r w:rsidR="002647F7" w:rsidRPr="00CE559D">
          <w:rPr>
            <w:rFonts w:ascii="Times New Roman" w:hAnsi="Times New Roman" w:cs="Times New Roman"/>
            <w:bCs/>
            <w:sz w:val="24"/>
            <w:szCs w:val="24"/>
            <w:rPrChange w:id="43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bedding management and </w:t>
        </w:r>
      </w:ins>
      <w:r w:rsidR="0038399C" w:rsidRPr="00CE559D">
        <w:rPr>
          <w:rFonts w:ascii="Times New Roman" w:hAnsi="Times New Roman" w:cs="Times New Roman"/>
          <w:bCs/>
          <w:sz w:val="24"/>
          <w:szCs w:val="24"/>
          <w:rPrChange w:id="4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housing </w:t>
      </w:r>
      <w:del w:id="439" w:author="Rachel Gilker" w:date="2020-09-21T10:38:00Z">
        <w:r w:rsidR="0038399C" w:rsidRPr="00CE559D" w:rsidDel="002647F7">
          <w:rPr>
            <w:rFonts w:ascii="Times New Roman" w:hAnsi="Times New Roman" w:cs="Times New Roman"/>
            <w:bCs/>
            <w:sz w:val="24"/>
            <w:szCs w:val="24"/>
            <w:rPrChange w:id="44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types and bedding management styles</w:delText>
        </w:r>
        <w:r w:rsidR="00025C85" w:rsidRPr="00CE559D" w:rsidDel="002647F7">
          <w:rPr>
            <w:rFonts w:ascii="Times New Roman" w:hAnsi="Times New Roman" w:cs="Times New Roman"/>
            <w:bCs/>
            <w:sz w:val="24"/>
            <w:szCs w:val="24"/>
            <w:rPrChange w:id="44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r w:rsidR="003210D5" w:rsidRPr="00CE559D">
        <w:rPr>
          <w:rFonts w:ascii="Times New Roman" w:hAnsi="Times New Roman" w:cs="Times New Roman"/>
          <w:bCs/>
          <w:sz w:val="24"/>
          <w:szCs w:val="24"/>
          <w:rPrChange w:id="4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 use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4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on organic dairy farms in Vermont</w:t>
      </w:r>
      <w:r w:rsidR="00CC0D3A" w:rsidRPr="00CE559D">
        <w:rPr>
          <w:rFonts w:ascii="Times New Roman" w:hAnsi="Times New Roman" w:cs="Times New Roman"/>
          <w:bCs/>
          <w:sz w:val="24"/>
          <w:szCs w:val="24"/>
          <w:rPrChange w:id="4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specifically aiming to quantify producers using a bedded pack system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4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B7733B" w:rsidRPr="00CE559D">
        <w:rPr>
          <w:rFonts w:ascii="Times New Roman" w:hAnsi="Times New Roman" w:cs="Times New Roman"/>
          <w:bCs/>
          <w:sz w:val="24"/>
          <w:szCs w:val="24"/>
          <w:rPrChange w:id="4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D</w:t>
      </w:r>
      <w:r w:rsidR="00FE2F2A" w:rsidRPr="00CE559D">
        <w:rPr>
          <w:rFonts w:ascii="Times New Roman" w:hAnsi="Times New Roman" w:cs="Times New Roman"/>
          <w:bCs/>
          <w:sz w:val="24"/>
          <w:szCs w:val="24"/>
          <w:rPrChange w:id="4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ue to a small target</w:t>
      </w:r>
      <w:r w:rsidR="00B7733B" w:rsidRPr="00CE559D">
        <w:rPr>
          <w:rFonts w:ascii="Times New Roman" w:hAnsi="Times New Roman" w:cs="Times New Roman"/>
          <w:bCs/>
          <w:sz w:val="24"/>
          <w:szCs w:val="24"/>
          <w:rPrChange w:id="4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population, c</w:t>
      </w:r>
      <w:r w:rsidR="00025C85" w:rsidRPr="00CE559D">
        <w:rPr>
          <w:rFonts w:ascii="Times New Roman" w:hAnsi="Times New Roman" w:cs="Times New Roman"/>
          <w:bCs/>
          <w:sz w:val="24"/>
          <w:szCs w:val="24"/>
          <w:rPrChange w:id="4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onfidence in our results depended on a high response rate.</w:t>
      </w:r>
      <w:r w:rsidR="00025C85" w:rsidRPr="002E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733B" w:rsidRPr="002E7301">
        <w:rPr>
          <w:rFonts w:ascii="Times New Roman" w:hAnsi="Times New Roman" w:cs="Times New Roman"/>
          <w:bCs/>
          <w:sz w:val="24"/>
          <w:szCs w:val="24"/>
        </w:rPr>
        <w:t>To address this challenge, we designed and implemented a short format questionnaire that wa</w:t>
      </w:r>
      <w:r w:rsidR="00B7733B" w:rsidRPr="003643DE">
        <w:rPr>
          <w:rFonts w:ascii="Times New Roman" w:hAnsi="Times New Roman" w:cs="Times New Roman"/>
          <w:bCs/>
          <w:sz w:val="24"/>
          <w:szCs w:val="24"/>
        </w:rPr>
        <w:t>s administered by multiple methods with two follow-ups</w:t>
      </w:r>
      <w:r w:rsidR="00CC0D3A" w:rsidRPr="003643DE">
        <w:rPr>
          <w:rFonts w:ascii="Times New Roman" w:hAnsi="Times New Roman" w:cs="Times New Roman"/>
          <w:bCs/>
          <w:sz w:val="24"/>
          <w:szCs w:val="24"/>
        </w:rPr>
        <w:t>.</w:t>
      </w:r>
      <w:r w:rsidR="00E21229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C0D3A" w:rsidRPr="00994760">
        <w:rPr>
          <w:rFonts w:ascii="Times New Roman" w:hAnsi="Times New Roman" w:cs="Times New Roman"/>
          <w:bCs/>
          <w:sz w:val="24"/>
          <w:szCs w:val="24"/>
        </w:rPr>
        <w:t>This report discusses both methodology of administration and results of the Vermont Organic Dairy Winter Housing and Bedding Survey.</w:t>
      </w:r>
      <w:r w:rsidR="00695448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18BCE98" w14:textId="3391EAF3" w:rsidR="009C7BB0" w:rsidRPr="00994760" w:rsidRDefault="009C7BB0" w:rsidP="00CB57EC">
      <w:pPr>
        <w:tabs>
          <w:tab w:val="left" w:pos="360"/>
          <w:tab w:val="left" w:pos="720"/>
        </w:tabs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66E5FE5" w14:textId="218FDA15" w:rsidR="00B464EA" w:rsidRPr="00C20455" w:rsidRDefault="00592178" w:rsidP="00CB57EC">
      <w:pPr>
        <w:tabs>
          <w:tab w:val="left" w:pos="360"/>
          <w:tab w:val="left" w:pos="720"/>
        </w:tabs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rPrChange w:id="450" w:author="Tucker Andrews" w:date="2020-10-08T09:32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</w:pPr>
      <w:bookmarkStart w:id="451" w:name="results"/>
      <w:bookmarkEnd w:id="451"/>
      <w:r w:rsidRPr="00C20455">
        <w:rPr>
          <w:rFonts w:ascii="Times New Roman" w:hAnsi="Times New Roman" w:cs="Times New Roman"/>
          <w:b/>
          <w:sz w:val="24"/>
          <w:szCs w:val="24"/>
        </w:rPr>
        <w:t>MATERIALS AND METHODS</w:t>
      </w:r>
      <w:bookmarkStart w:id="452" w:name="_Hlk21946665"/>
      <w:r w:rsidR="00D473B0" w:rsidRPr="00C20455">
        <w:rPr>
          <w:rFonts w:ascii="Times New Roman" w:hAnsi="Times New Roman" w:cs="Times New Roman"/>
          <w:b/>
          <w:sz w:val="24"/>
          <w:szCs w:val="24"/>
          <w:rPrChange w:id="453" w:author="Tucker Andrews" w:date="2020-10-08T09:32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  <w:t xml:space="preserve"> </w:t>
      </w:r>
    </w:p>
    <w:p w14:paraId="509367B0" w14:textId="6A83E04A" w:rsidR="008C47AB" w:rsidRPr="00CE559D" w:rsidRDefault="00B464E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3643DE">
        <w:rPr>
          <w:rFonts w:ascii="Times New Roman" w:hAnsi="Times New Roman" w:cs="Times New Roman"/>
          <w:bCs/>
          <w:sz w:val="24"/>
          <w:szCs w:val="24"/>
        </w:rPr>
        <w:tab/>
      </w:r>
      <w:r w:rsidR="00D70240" w:rsidRPr="003643DE">
        <w:rPr>
          <w:rFonts w:ascii="Times New Roman" w:hAnsi="Times New Roman" w:cs="Times New Roman"/>
          <w:bCs/>
          <w:sz w:val="24"/>
          <w:szCs w:val="24"/>
        </w:rPr>
        <w:t>T</w:t>
      </w:r>
      <w:r w:rsidR="00F430C1" w:rsidRPr="00CE559D">
        <w:rPr>
          <w:rFonts w:ascii="Times New Roman" w:hAnsi="Times New Roman" w:cs="Times New Roman"/>
          <w:bCs/>
          <w:sz w:val="24"/>
          <w:szCs w:val="24"/>
        </w:rPr>
        <w:t xml:space="preserve">he primary objective of </w:t>
      </w:r>
      <w:r w:rsidR="008A3C87" w:rsidRPr="00CE559D">
        <w:rPr>
          <w:rFonts w:ascii="Times New Roman" w:hAnsi="Times New Roman" w:cs="Times New Roman"/>
          <w:bCs/>
          <w:sz w:val="24"/>
          <w:szCs w:val="24"/>
        </w:rPr>
        <w:t>our survey was to estimate</w:t>
      </w:r>
      <w:r w:rsidR="00C93ECA" w:rsidRPr="00CE559D">
        <w:rPr>
          <w:rFonts w:ascii="Times New Roman" w:hAnsi="Times New Roman" w:cs="Times New Roman"/>
          <w:bCs/>
          <w:sz w:val="24"/>
          <w:szCs w:val="24"/>
        </w:rPr>
        <w:t xml:space="preserve"> the</w:t>
      </w:r>
      <w:r w:rsidR="00F430C1" w:rsidRPr="00CE559D">
        <w:rPr>
          <w:rFonts w:ascii="Times New Roman" w:hAnsi="Times New Roman" w:cs="Times New Roman"/>
          <w:bCs/>
          <w:sz w:val="24"/>
          <w:szCs w:val="24"/>
        </w:rPr>
        <w:t xml:space="preserve"> frequency of different housing and bedding types used on organic dairy farms in Vermont.</w:t>
      </w:r>
      <w:r w:rsidR="00747550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B50B1" w:rsidRPr="00CE559D">
        <w:rPr>
          <w:rFonts w:ascii="Times New Roman" w:hAnsi="Times New Roman" w:cs="Times New Roman"/>
          <w:bCs/>
          <w:sz w:val="24"/>
          <w:szCs w:val="24"/>
        </w:rPr>
        <w:t xml:space="preserve">The survey tool was a short questionnaire </w:t>
      </w:r>
      <w:r w:rsidR="008C47AB" w:rsidRPr="00CE559D">
        <w:rPr>
          <w:rFonts w:ascii="Times New Roman" w:hAnsi="Times New Roman" w:cs="Times New Roman"/>
          <w:bCs/>
          <w:sz w:val="24"/>
          <w:szCs w:val="24"/>
        </w:rPr>
        <w:t>designed</w:t>
      </w:r>
      <w:r w:rsidR="005B50B1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C47AB" w:rsidRPr="00CE559D">
        <w:rPr>
          <w:rFonts w:ascii="Times New Roman" w:hAnsi="Times New Roman" w:cs="Times New Roman"/>
          <w:bCs/>
          <w:sz w:val="24"/>
          <w:szCs w:val="24"/>
        </w:rPr>
        <w:t xml:space="preserve">to be administered by multiple </w:t>
      </w:r>
      <w:r w:rsidR="005B50B1" w:rsidRPr="00CE559D">
        <w:rPr>
          <w:rFonts w:ascii="Times New Roman" w:hAnsi="Times New Roman" w:cs="Times New Roman"/>
          <w:bCs/>
          <w:sz w:val="24"/>
          <w:szCs w:val="24"/>
        </w:rPr>
        <w:t>methods</w:t>
      </w:r>
      <w:r w:rsidR="0049467E" w:rsidRPr="00CE559D">
        <w:rPr>
          <w:rFonts w:ascii="Times New Roman" w:hAnsi="Times New Roman" w:cs="Times New Roman"/>
          <w:bCs/>
          <w:sz w:val="24"/>
          <w:szCs w:val="24"/>
        </w:rPr>
        <w:t xml:space="preserve"> (mailed, internet-based</w:t>
      </w:r>
      <w:r w:rsidR="008F1138" w:rsidRPr="00CE559D">
        <w:rPr>
          <w:rFonts w:ascii="Times New Roman" w:hAnsi="Times New Roman" w:cs="Times New Roman"/>
          <w:bCs/>
          <w:sz w:val="24"/>
          <w:szCs w:val="24"/>
        </w:rPr>
        <w:t>, telephone interview</w:t>
      </w:r>
      <w:r w:rsidR="0049467E" w:rsidRPr="00CE559D">
        <w:rPr>
          <w:rFonts w:ascii="Times New Roman" w:hAnsi="Times New Roman" w:cs="Times New Roman"/>
          <w:bCs/>
          <w:sz w:val="24"/>
          <w:szCs w:val="24"/>
        </w:rPr>
        <w:t>)</w:t>
      </w:r>
      <w:r w:rsidR="008C47AB" w:rsidRPr="00CE559D">
        <w:rPr>
          <w:rFonts w:ascii="Times New Roman" w:hAnsi="Times New Roman" w:cs="Times New Roman"/>
          <w:bCs/>
          <w:sz w:val="24"/>
          <w:szCs w:val="24"/>
        </w:rPr>
        <w:t>. The process included</w:t>
      </w:r>
      <w:r w:rsidR="002A701E" w:rsidRPr="00CE559D">
        <w:rPr>
          <w:rFonts w:ascii="Times New Roman" w:hAnsi="Times New Roman" w:cs="Times New Roman"/>
          <w:bCs/>
          <w:sz w:val="24"/>
          <w:szCs w:val="24"/>
        </w:rPr>
        <w:t xml:space="preserve"> initial </w:t>
      </w:r>
      <w:r w:rsidR="00C46C33" w:rsidRPr="00CE559D">
        <w:rPr>
          <w:rFonts w:ascii="Times New Roman" w:hAnsi="Times New Roman" w:cs="Times New Roman"/>
          <w:bCs/>
          <w:sz w:val="24"/>
          <w:szCs w:val="24"/>
        </w:rPr>
        <w:t>outreach</w:t>
      </w:r>
      <w:r w:rsidR="00882CAF" w:rsidRPr="00CE559D">
        <w:rPr>
          <w:rFonts w:ascii="Times New Roman" w:hAnsi="Times New Roman" w:cs="Times New Roman"/>
          <w:bCs/>
          <w:sz w:val="24"/>
          <w:szCs w:val="24"/>
        </w:rPr>
        <w:t xml:space="preserve">, survey distribution through online access and mailed paper copies, </w:t>
      </w:r>
      <w:r w:rsidR="008C47AB" w:rsidRPr="00CE559D">
        <w:rPr>
          <w:rFonts w:ascii="Times New Roman" w:hAnsi="Times New Roman" w:cs="Times New Roman"/>
          <w:bCs/>
          <w:sz w:val="24"/>
          <w:szCs w:val="24"/>
        </w:rPr>
        <w:t xml:space="preserve">follow-up mailings and telephone reminders with the opportunity to complete the questionnaire by telephone interview. </w:t>
      </w:r>
      <w:r w:rsidR="00C93ECA" w:rsidRPr="00CE559D">
        <w:rPr>
          <w:rFonts w:ascii="Times New Roman" w:hAnsi="Times New Roman" w:cs="Times New Roman"/>
          <w:bCs/>
          <w:sz w:val="24"/>
          <w:szCs w:val="24"/>
        </w:rPr>
        <w:t>S</w:t>
      </w:r>
      <w:r w:rsidR="0049467E" w:rsidRPr="00CE559D">
        <w:rPr>
          <w:rFonts w:ascii="Times New Roman" w:hAnsi="Times New Roman" w:cs="Times New Roman"/>
          <w:bCs/>
          <w:sz w:val="24"/>
          <w:szCs w:val="24"/>
        </w:rPr>
        <w:t>urvey methodology was approved by the Institutional Review Board at the University of Vermont (CHRBSS: 19-0057)</w:t>
      </w:r>
      <w:r w:rsidR="00AF0B49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C93ECA" w:rsidRPr="00CE559D">
        <w:rPr>
          <w:rFonts w:ascii="Times New Roman" w:hAnsi="Times New Roman" w:cs="Times New Roman"/>
          <w:bCs/>
          <w:sz w:val="24"/>
          <w:szCs w:val="24"/>
        </w:rPr>
        <w:t xml:space="preserve"> and</w:t>
      </w:r>
      <w:r w:rsidR="0049467E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93ECA" w:rsidRPr="00CE559D">
        <w:rPr>
          <w:rFonts w:ascii="Times New Roman" w:hAnsi="Times New Roman" w:cs="Times New Roman"/>
          <w:bCs/>
          <w:sz w:val="24"/>
          <w:szCs w:val="24"/>
        </w:rPr>
        <w:t>r</w:t>
      </w:r>
      <w:r w:rsidR="0049467E" w:rsidRPr="00CE559D">
        <w:rPr>
          <w:rFonts w:ascii="Times New Roman" w:hAnsi="Times New Roman" w:cs="Times New Roman"/>
          <w:bCs/>
          <w:sz w:val="24"/>
          <w:szCs w:val="24"/>
        </w:rPr>
        <w:t>espondents received no reimbursement for completion of the survey.</w:t>
      </w:r>
      <w:r w:rsidR="008C47AB" w:rsidRPr="00CE559D">
        <w:rPr>
          <w:rFonts w:ascii="Times New Roman" w:hAnsi="Times New Roman" w:cs="Times New Roman"/>
          <w:bCs/>
          <w:sz w:val="24"/>
          <w:szCs w:val="24"/>
        </w:rPr>
        <w:t xml:space="preserve"> The Strengthening the Reporting of Observational Studies in </w:t>
      </w:r>
      <w:r w:rsidR="008C47AB" w:rsidRPr="00CE559D">
        <w:rPr>
          <w:rFonts w:ascii="Times New Roman" w:hAnsi="Times New Roman" w:cs="Times New Roman"/>
          <w:bCs/>
          <w:sz w:val="24"/>
          <w:szCs w:val="24"/>
        </w:rPr>
        <w:lastRenderedPageBreak/>
        <w:t>Epidemiology statement checklist for Veterinary medicine (STROBE-Vet; O’Connor et al.</w:t>
      </w:r>
      <w:r w:rsidR="00BD298E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8C47AB" w:rsidRPr="00CE559D">
        <w:rPr>
          <w:rFonts w:ascii="Times New Roman" w:hAnsi="Times New Roman" w:cs="Times New Roman"/>
          <w:bCs/>
          <w:sz w:val="24"/>
          <w:szCs w:val="24"/>
        </w:rPr>
        <w:t xml:space="preserve"> 2016) was considered during survey design and reporting results.</w:t>
      </w:r>
    </w:p>
    <w:p w14:paraId="01F61477" w14:textId="11E850F6" w:rsidR="00017364" w:rsidRPr="005A0D1F" w:rsidRDefault="005A130D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5A0D1F">
        <w:rPr>
          <w:rFonts w:ascii="Times New Roman" w:hAnsi="Times New Roman" w:cs="Times New Roman"/>
          <w:b/>
          <w:i/>
          <w:sz w:val="24"/>
          <w:szCs w:val="24"/>
        </w:rPr>
        <w:t>Sampling M</w:t>
      </w:r>
      <w:r w:rsidR="005B50B1" w:rsidRPr="005A0D1F">
        <w:rPr>
          <w:rFonts w:ascii="Times New Roman" w:hAnsi="Times New Roman" w:cs="Times New Roman"/>
          <w:b/>
          <w:i/>
          <w:sz w:val="24"/>
          <w:szCs w:val="24"/>
        </w:rPr>
        <w:t>ethod</w:t>
      </w:r>
    </w:p>
    <w:p w14:paraId="78EFB340" w14:textId="3855C690" w:rsidR="002A3131" w:rsidRPr="00CE559D" w:rsidRDefault="00D8196D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ab/>
      </w:r>
      <w:r w:rsidR="005B50B1" w:rsidRPr="002E7301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D83481" w:rsidRPr="003643DE">
        <w:rPr>
          <w:rFonts w:ascii="Times New Roman" w:hAnsi="Times New Roman" w:cs="Times New Roman"/>
          <w:bCs/>
          <w:sz w:val="24"/>
          <w:szCs w:val="24"/>
        </w:rPr>
        <w:t xml:space="preserve">target population was organic dairy farms in Vermont, </w:t>
      </w:r>
      <w:del w:id="454" w:author="Caitlin Jeffrey" w:date="2020-10-09T07:57:00Z">
        <w:r w:rsidR="00D83481" w:rsidRPr="003643DE" w:rsidDel="000606E6">
          <w:rPr>
            <w:rFonts w:ascii="Times New Roman" w:hAnsi="Times New Roman" w:cs="Times New Roman"/>
            <w:bCs/>
            <w:sz w:val="24"/>
            <w:szCs w:val="24"/>
          </w:rPr>
          <w:delText>USA</w:delText>
        </w:r>
      </w:del>
      <w:ins w:id="455" w:author="Caitlin Jeffrey" w:date="2020-10-09T07:57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D83481" w:rsidRPr="002E7301">
        <w:rPr>
          <w:rFonts w:ascii="Times New Roman" w:hAnsi="Times New Roman" w:cs="Times New Roman"/>
          <w:bCs/>
          <w:sz w:val="24"/>
          <w:szCs w:val="24"/>
        </w:rPr>
        <w:t>, with possible relevance to organic dairy farms in the northeastern United States</w:t>
      </w:r>
      <w:r w:rsidR="00D83481" w:rsidRPr="003643DE">
        <w:rPr>
          <w:rFonts w:ascii="Times New Roman" w:hAnsi="Times New Roman" w:cs="Times New Roman"/>
          <w:bCs/>
          <w:sz w:val="24"/>
          <w:szCs w:val="24"/>
        </w:rPr>
        <w:t xml:space="preserve">. The </w:t>
      </w:r>
      <w:r w:rsidR="005B50B1" w:rsidRPr="003643DE">
        <w:rPr>
          <w:rFonts w:ascii="Times New Roman" w:hAnsi="Times New Roman" w:cs="Times New Roman"/>
          <w:bCs/>
          <w:sz w:val="24"/>
          <w:szCs w:val="24"/>
        </w:rPr>
        <w:t>source population was</w:t>
      </w:r>
      <w:r w:rsidR="00AF0B49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B50B1" w:rsidRPr="00CE559D">
        <w:rPr>
          <w:rFonts w:ascii="Times New Roman" w:hAnsi="Times New Roman" w:cs="Times New Roman"/>
          <w:bCs/>
          <w:sz w:val="24"/>
          <w:szCs w:val="24"/>
        </w:rPr>
        <w:t xml:space="preserve">farms </w:t>
      </w:r>
      <w:r w:rsidR="00427D3A" w:rsidRPr="00CE559D">
        <w:rPr>
          <w:rFonts w:ascii="Times New Roman" w:hAnsi="Times New Roman" w:cs="Times New Roman"/>
          <w:bCs/>
          <w:sz w:val="24"/>
          <w:szCs w:val="24"/>
        </w:rPr>
        <w:t xml:space="preserve">in Vermont, </w:t>
      </w:r>
      <w:del w:id="456" w:author="Caitlin Jeffrey" w:date="2020-10-09T07:57:00Z">
        <w:r w:rsidR="00427D3A" w:rsidRPr="00CE559D" w:rsidDel="000606E6">
          <w:rPr>
            <w:rFonts w:ascii="Times New Roman" w:hAnsi="Times New Roman" w:cs="Times New Roman"/>
            <w:bCs/>
            <w:sz w:val="24"/>
            <w:szCs w:val="24"/>
          </w:rPr>
          <w:delText>USA</w:delText>
        </w:r>
      </w:del>
      <w:ins w:id="457" w:author="Caitlin Jeffrey" w:date="2020-10-09T07:57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427D3A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F0B49" w:rsidRPr="00CE559D">
        <w:rPr>
          <w:rFonts w:ascii="Times New Roman" w:hAnsi="Times New Roman" w:cs="Times New Roman"/>
          <w:bCs/>
          <w:sz w:val="24"/>
          <w:szCs w:val="24"/>
        </w:rPr>
        <w:t>identified from the publicly accessible USDA Organic Integrity (USDA-OI) database (</w:t>
      </w:r>
      <w:r w:rsidR="00480AF6" w:rsidRPr="002E7301">
        <w:fldChar w:fldCharType="begin"/>
      </w:r>
      <w:r w:rsidR="00480AF6" w:rsidRPr="00CE559D">
        <w:rPr>
          <w:bCs/>
          <w:rPrChange w:id="458" w:author="Tucker Andrews" w:date="2020-10-07T11:36:00Z">
            <w:rPr/>
          </w:rPrChange>
        </w:rPr>
        <w:instrText xml:space="preserve"> HYPERLINK "https://organic.ams.usda.gov/integrity/" </w:instrText>
      </w:r>
      <w:r w:rsidR="00480AF6" w:rsidRPr="002E7301">
        <w:rPr>
          <w:rPrChange w:id="459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="00AF0B49" w:rsidRPr="002E7301">
        <w:rPr>
          <w:rStyle w:val="Hyperlink"/>
          <w:rFonts w:ascii="Times New Roman" w:hAnsi="Times New Roman" w:cs="Times New Roman"/>
          <w:bCs/>
          <w:sz w:val="24"/>
          <w:szCs w:val="24"/>
        </w:rPr>
        <w:t>https://organic.ams.usda.gov/integrity/</w:t>
      </w:r>
      <w:r w:rsidR="00480AF6" w:rsidRPr="002E7301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="00AF0B49" w:rsidRPr="002E7301">
        <w:rPr>
          <w:rFonts w:ascii="Times New Roman" w:hAnsi="Times New Roman" w:cs="Times New Roman"/>
          <w:bCs/>
          <w:sz w:val="24"/>
          <w:szCs w:val="24"/>
        </w:rPr>
        <w:t>) that were</w:t>
      </w:r>
      <w:r w:rsidR="00AF0B49" w:rsidRPr="003643DE">
        <w:rPr>
          <w:bCs/>
        </w:rPr>
        <w:t xml:space="preserve"> </w:t>
      </w:r>
      <w:r w:rsidR="00AF0B49" w:rsidRPr="003643DE">
        <w:rPr>
          <w:rFonts w:ascii="Times New Roman" w:hAnsi="Times New Roman" w:cs="Times New Roman"/>
          <w:bCs/>
          <w:sz w:val="24"/>
          <w:szCs w:val="24"/>
        </w:rPr>
        <w:t>producing and sh</w:t>
      </w:r>
      <w:r w:rsidR="00AF0B49" w:rsidRPr="00CE559D">
        <w:rPr>
          <w:rFonts w:ascii="Times New Roman" w:hAnsi="Times New Roman" w:cs="Times New Roman"/>
          <w:bCs/>
          <w:sz w:val="24"/>
          <w:szCs w:val="24"/>
        </w:rPr>
        <w:t xml:space="preserve">ipping certified organic cow milk </w:t>
      </w:r>
      <w:r w:rsidR="00611B56" w:rsidRPr="00CE559D">
        <w:rPr>
          <w:rFonts w:ascii="Times New Roman" w:hAnsi="Times New Roman" w:cs="Times New Roman"/>
          <w:bCs/>
          <w:sz w:val="24"/>
          <w:szCs w:val="24"/>
        </w:rPr>
        <w:t>at the time of the survey</w:t>
      </w:r>
      <w:r w:rsidR="005B50B1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290C31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E7B42" w:rsidRPr="00994760">
        <w:rPr>
          <w:rFonts w:ascii="Times New Roman" w:hAnsi="Times New Roman" w:cs="Times New Roman"/>
          <w:bCs/>
          <w:sz w:val="24"/>
          <w:szCs w:val="24"/>
        </w:rPr>
        <w:t>Dairy farm n</w:t>
      </w:r>
      <w:r w:rsidRPr="00994760">
        <w:rPr>
          <w:rFonts w:ascii="Times New Roman" w:hAnsi="Times New Roman" w:cs="Times New Roman"/>
          <w:bCs/>
          <w:sz w:val="24"/>
          <w:szCs w:val="24"/>
        </w:rPr>
        <w:t>ames and addresses w</w:t>
      </w:r>
      <w:r w:rsidR="009D7E8E" w:rsidRPr="00994760">
        <w:rPr>
          <w:rFonts w:ascii="Times New Roman" w:hAnsi="Times New Roman" w:cs="Times New Roman"/>
          <w:bCs/>
          <w:sz w:val="24"/>
          <w:szCs w:val="24"/>
        </w:rPr>
        <w:t>ere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93ECA" w:rsidRPr="00994760">
        <w:rPr>
          <w:rFonts w:ascii="Times New Roman" w:hAnsi="Times New Roman" w:cs="Times New Roman"/>
          <w:bCs/>
          <w:sz w:val="24"/>
          <w:szCs w:val="24"/>
        </w:rPr>
        <w:t>retrieved from the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47995" w:rsidRPr="00994760">
        <w:rPr>
          <w:rFonts w:ascii="Times New Roman" w:hAnsi="Times New Roman" w:cs="Times New Roman"/>
          <w:bCs/>
          <w:sz w:val="24"/>
          <w:szCs w:val="24"/>
        </w:rPr>
        <w:t xml:space="preserve">database </w:t>
      </w:r>
      <w:r w:rsidR="009D7E8E" w:rsidRPr="00994760">
        <w:rPr>
          <w:rFonts w:ascii="Times New Roman" w:hAnsi="Times New Roman" w:cs="Times New Roman"/>
          <w:bCs/>
          <w:sz w:val="24"/>
          <w:szCs w:val="24"/>
        </w:rPr>
        <w:t>using terms “Dairy cow: milk” and “VT-Vermont”.</w:t>
      </w:r>
      <w:r w:rsidR="00290C31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D7E8E" w:rsidRPr="00994760">
        <w:rPr>
          <w:rFonts w:ascii="Times New Roman" w:hAnsi="Times New Roman" w:cs="Times New Roman"/>
          <w:bCs/>
          <w:sz w:val="24"/>
          <w:szCs w:val="24"/>
        </w:rPr>
        <w:t xml:space="preserve">Two </w:t>
      </w:r>
      <w:r w:rsidR="00EF62BF" w:rsidRPr="00994760">
        <w:rPr>
          <w:rFonts w:ascii="Times New Roman" w:hAnsi="Times New Roman" w:cs="Times New Roman"/>
          <w:bCs/>
          <w:sz w:val="24"/>
          <w:szCs w:val="24"/>
        </w:rPr>
        <w:t xml:space="preserve">searches </w:t>
      </w:r>
      <w:r w:rsidR="009D7E8E" w:rsidRPr="00994760">
        <w:rPr>
          <w:rFonts w:ascii="Times New Roman" w:hAnsi="Times New Roman" w:cs="Times New Roman"/>
          <w:bCs/>
          <w:sz w:val="24"/>
          <w:szCs w:val="24"/>
        </w:rPr>
        <w:t xml:space="preserve">were performed. </w:t>
      </w:r>
      <w:r w:rsidR="00C93ECA" w:rsidRPr="00994760">
        <w:rPr>
          <w:rFonts w:ascii="Times New Roman" w:hAnsi="Times New Roman" w:cs="Times New Roman"/>
          <w:bCs/>
          <w:sz w:val="24"/>
          <w:szCs w:val="24"/>
        </w:rPr>
        <w:t xml:space="preserve">First, a </w:t>
      </w:r>
      <w:r w:rsidR="009D7E8E" w:rsidRPr="000606E6">
        <w:rPr>
          <w:rFonts w:ascii="Times New Roman" w:hAnsi="Times New Roman" w:cs="Times New Roman"/>
          <w:bCs/>
          <w:sz w:val="24"/>
          <w:szCs w:val="24"/>
        </w:rPr>
        <w:t>search</w:t>
      </w:r>
      <w:r w:rsidR="008F1138" w:rsidRPr="000606E6">
        <w:rPr>
          <w:rFonts w:ascii="Times New Roman" w:hAnsi="Times New Roman" w:cs="Times New Roman"/>
          <w:bCs/>
          <w:sz w:val="24"/>
          <w:szCs w:val="24"/>
        </w:rPr>
        <w:t xml:space="preserve"> of the USDA-OI database</w:t>
      </w:r>
      <w:r w:rsidR="009D7E8E" w:rsidRPr="000606E6">
        <w:rPr>
          <w:rFonts w:ascii="Times New Roman" w:hAnsi="Times New Roman" w:cs="Times New Roman"/>
          <w:bCs/>
          <w:sz w:val="24"/>
          <w:szCs w:val="24"/>
        </w:rPr>
        <w:t xml:space="preserve">, conducted </w:t>
      </w:r>
      <w:r w:rsidR="00C32D0F" w:rsidRPr="000606E6">
        <w:rPr>
          <w:rFonts w:ascii="Times New Roman" w:hAnsi="Times New Roman" w:cs="Times New Roman"/>
          <w:bCs/>
          <w:sz w:val="24"/>
          <w:szCs w:val="24"/>
        </w:rPr>
        <w:t xml:space="preserve">10 October </w:t>
      </w:r>
      <w:r w:rsidR="009D7E8E" w:rsidRPr="000606E6">
        <w:rPr>
          <w:rFonts w:ascii="Times New Roman" w:hAnsi="Times New Roman" w:cs="Times New Roman"/>
          <w:bCs/>
          <w:sz w:val="24"/>
          <w:szCs w:val="24"/>
        </w:rPr>
        <w:t>2018,</w:t>
      </w:r>
      <w:r w:rsidR="00857F6A" w:rsidRPr="000606E6">
        <w:rPr>
          <w:rFonts w:ascii="Times New Roman" w:hAnsi="Times New Roman" w:cs="Times New Roman"/>
          <w:bCs/>
          <w:sz w:val="24"/>
          <w:szCs w:val="24"/>
        </w:rPr>
        <w:t xml:space="preserve"> yielded 197 </w:t>
      </w:r>
      <w:r w:rsidR="00C93ECA" w:rsidRPr="000606E6">
        <w:rPr>
          <w:rFonts w:ascii="Times New Roman" w:hAnsi="Times New Roman" w:cs="Times New Roman"/>
          <w:bCs/>
          <w:sz w:val="24"/>
          <w:szCs w:val="24"/>
        </w:rPr>
        <w:t>farms</w:t>
      </w:r>
      <w:r w:rsidR="00857F6A" w:rsidRPr="000606E6">
        <w:rPr>
          <w:rFonts w:ascii="Times New Roman" w:hAnsi="Times New Roman" w:cs="Times New Roman"/>
          <w:bCs/>
          <w:sz w:val="24"/>
          <w:szCs w:val="24"/>
        </w:rPr>
        <w:t>. A</w:t>
      </w:r>
      <w:r w:rsidR="009D7E8E" w:rsidRPr="000606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93ECA" w:rsidRPr="004A3011">
        <w:rPr>
          <w:rFonts w:ascii="Times New Roman" w:hAnsi="Times New Roman" w:cs="Times New Roman"/>
          <w:bCs/>
          <w:sz w:val="24"/>
          <w:szCs w:val="24"/>
        </w:rPr>
        <w:t>second search of the same database</w:t>
      </w:r>
      <w:r w:rsidR="009D7E8E" w:rsidRPr="004A3011">
        <w:rPr>
          <w:rFonts w:ascii="Times New Roman" w:hAnsi="Times New Roman" w:cs="Times New Roman"/>
          <w:bCs/>
          <w:sz w:val="24"/>
          <w:szCs w:val="24"/>
        </w:rPr>
        <w:t xml:space="preserve"> on </w:t>
      </w:r>
      <w:r w:rsidR="00C32D0F" w:rsidRPr="004A3011">
        <w:rPr>
          <w:rFonts w:ascii="Times New Roman" w:hAnsi="Times New Roman" w:cs="Times New Roman"/>
          <w:bCs/>
          <w:sz w:val="24"/>
          <w:szCs w:val="24"/>
        </w:rPr>
        <w:t xml:space="preserve">10 January </w:t>
      </w:r>
      <w:r w:rsidR="009D7E8E" w:rsidRPr="004A3011">
        <w:rPr>
          <w:rFonts w:ascii="Times New Roman" w:hAnsi="Times New Roman" w:cs="Times New Roman"/>
          <w:bCs/>
          <w:sz w:val="24"/>
          <w:szCs w:val="24"/>
        </w:rPr>
        <w:t>2019</w:t>
      </w:r>
      <w:r w:rsidR="00427D3A" w:rsidRPr="004A3011">
        <w:rPr>
          <w:rFonts w:ascii="Times New Roman" w:hAnsi="Times New Roman" w:cs="Times New Roman"/>
          <w:bCs/>
          <w:sz w:val="24"/>
          <w:szCs w:val="24"/>
        </w:rPr>
        <w:t xml:space="preserve"> reflected an update in December </w:t>
      </w:r>
      <w:del w:id="460" w:author="Deborah Neher" w:date="2020-09-20T07:42:00Z">
        <w:r w:rsidR="00427D3A" w:rsidRPr="00CE559D" w:rsidDel="00F65D89">
          <w:rPr>
            <w:rFonts w:ascii="Times New Roman" w:hAnsi="Times New Roman" w:cs="Times New Roman"/>
            <w:bCs/>
            <w:sz w:val="24"/>
            <w:szCs w:val="24"/>
            <w:rPrChange w:id="46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of </w:delText>
        </w:r>
      </w:del>
      <w:r w:rsidR="00427D3A" w:rsidRPr="00CE559D">
        <w:rPr>
          <w:rFonts w:ascii="Times New Roman" w:hAnsi="Times New Roman" w:cs="Times New Roman"/>
          <w:bCs/>
          <w:sz w:val="24"/>
          <w:szCs w:val="24"/>
          <w:rPrChange w:id="4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2018, and </w:t>
      </w:r>
      <w:r w:rsidR="00C93ECA" w:rsidRPr="00CE559D">
        <w:rPr>
          <w:rFonts w:ascii="Times New Roman" w:hAnsi="Times New Roman" w:cs="Times New Roman"/>
          <w:bCs/>
          <w:sz w:val="24"/>
          <w:szCs w:val="24"/>
          <w:rPrChange w:id="4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yielded </w:t>
      </w:r>
      <w:r w:rsidR="00427D3A" w:rsidRPr="00CE559D">
        <w:rPr>
          <w:rFonts w:ascii="Times New Roman" w:hAnsi="Times New Roman" w:cs="Times New Roman"/>
          <w:bCs/>
          <w:sz w:val="24"/>
          <w:szCs w:val="24"/>
          <w:rPrChange w:id="4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smaller pool of </w:t>
      </w:r>
      <w:r w:rsidR="00C93ECA" w:rsidRPr="00CE559D">
        <w:rPr>
          <w:rFonts w:ascii="Times New Roman" w:hAnsi="Times New Roman" w:cs="Times New Roman"/>
          <w:bCs/>
          <w:sz w:val="24"/>
          <w:szCs w:val="24"/>
          <w:rPrChange w:id="4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177 farms</w:t>
      </w:r>
      <w:r w:rsidR="008167E6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EF62BF" w:rsidRPr="00CE559D">
        <w:rPr>
          <w:rFonts w:ascii="Times New Roman" w:hAnsi="Times New Roman" w:cs="Times New Roman"/>
          <w:bCs/>
          <w:sz w:val="24"/>
          <w:szCs w:val="24"/>
        </w:rPr>
        <w:t xml:space="preserve"> Results of the </w:t>
      </w:r>
      <w:r w:rsidR="00976D1F" w:rsidRPr="00CE559D">
        <w:rPr>
          <w:rFonts w:ascii="Times New Roman" w:hAnsi="Times New Roman" w:cs="Times New Roman"/>
          <w:bCs/>
          <w:sz w:val="24"/>
          <w:szCs w:val="24"/>
        </w:rPr>
        <w:t>first</w:t>
      </w:r>
      <w:r w:rsidR="00EF62BF" w:rsidRPr="00CE559D">
        <w:rPr>
          <w:rFonts w:ascii="Times New Roman" w:hAnsi="Times New Roman" w:cs="Times New Roman"/>
          <w:bCs/>
          <w:sz w:val="24"/>
          <w:szCs w:val="24"/>
        </w:rPr>
        <w:t xml:space="preserve"> search </w:t>
      </w:r>
      <w:r w:rsidR="00C93ECA" w:rsidRPr="00CE559D">
        <w:rPr>
          <w:rFonts w:ascii="Times New Roman" w:hAnsi="Times New Roman" w:cs="Times New Roman"/>
          <w:bCs/>
          <w:sz w:val="24"/>
          <w:szCs w:val="24"/>
        </w:rPr>
        <w:t xml:space="preserve">created the mailing list for the </w:t>
      </w:r>
      <w:r w:rsidR="00976D1F" w:rsidRPr="00CE559D">
        <w:rPr>
          <w:rFonts w:ascii="Times New Roman" w:hAnsi="Times New Roman" w:cs="Times New Roman"/>
          <w:bCs/>
          <w:sz w:val="24"/>
          <w:szCs w:val="24"/>
        </w:rPr>
        <w:t xml:space="preserve">initial </w:t>
      </w:r>
      <w:r w:rsidR="008F1138" w:rsidRPr="00CE559D">
        <w:rPr>
          <w:rFonts w:ascii="Times New Roman" w:hAnsi="Times New Roman" w:cs="Times New Roman"/>
          <w:bCs/>
          <w:sz w:val="24"/>
          <w:szCs w:val="24"/>
        </w:rPr>
        <w:t>questionnaire</w:t>
      </w:r>
      <w:r w:rsidR="00976D1F" w:rsidRPr="00CE559D">
        <w:rPr>
          <w:rFonts w:ascii="Times New Roman" w:hAnsi="Times New Roman" w:cs="Times New Roman"/>
          <w:bCs/>
          <w:sz w:val="24"/>
          <w:szCs w:val="24"/>
        </w:rPr>
        <w:t xml:space="preserve">, and results of the second search </w:t>
      </w:r>
      <w:r w:rsidR="00C93ECA" w:rsidRPr="00CE559D">
        <w:rPr>
          <w:rFonts w:ascii="Times New Roman" w:hAnsi="Times New Roman" w:cs="Times New Roman"/>
          <w:bCs/>
          <w:sz w:val="24"/>
          <w:szCs w:val="24"/>
        </w:rPr>
        <w:t xml:space="preserve">served as a reference </w:t>
      </w:r>
      <w:r w:rsidR="00976D1F" w:rsidRPr="00CE559D">
        <w:rPr>
          <w:rFonts w:ascii="Times New Roman" w:hAnsi="Times New Roman" w:cs="Times New Roman"/>
          <w:bCs/>
          <w:sz w:val="24"/>
          <w:szCs w:val="24"/>
        </w:rPr>
        <w:t xml:space="preserve">for </w:t>
      </w:r>
      <w:del w:id="466" w:author="Deborah Neher" w:date="2020-09-20T07:43:00Z">
        <w:r w:rsidR="00976D1F" w:rsidRPr="00CE559D" w:rsidDel="00F65D89">
          <w:rPr>
            <w:rFonts w:ascii="Times New Roman" w:hAnsi="Times New Roman" w:cs="Times New Roman"/>
            <w:bCs/>
            <w:sz w:val="24"/>
            <w:szCs w:val="24"/>
          </w:rPr>
          <w:delText>follow</w:delText>
        </w:r>
        <w:r w:rsidR="0051141D" w:rsidRPr="00CE559D" w:rsidDel="00F65D89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  <w:r w:rsidR="00976D1F" w:rsidRPr="00CE559D" w:rsidDel="00F65D89">
          <w:rPr>
            <w:rFonts w:ascii="Times New Roman" w:hAnsi="Times New Roman" w:cs="Times New Roman"/>
            <w:bCs/>
            <w:sz w:val="24"/>
            <w:szCs w:val="24"/>
          </w:rPr>
          <w:delText>up</w:delText>
        </w:r>
      </w:del>
      <w:ins w:id="467" w:author="Deborah Neher" w:date="2020-09-20T07:43:00Z">
        <w:r w:rsidR="00F65D89" w:rsidRPr="00CE559D">
          <w:rPr>
            <w:rFonts w:ascii="Times New Roman" w:hAnsi="Times New Roman" w:cs="Times New Roman"/>
            <w:bCs/>
            <w:sz w:val="24"/>
            <w:szCs w:val="24"/>
          </w:rPr>
          <w:t>verification</w:t>
        </w:r>
      </w:ins>
      <w:del w:id="468" w:author="Deborah Neher" w:date="2020-09-20T07:43:00Z">
        <w:r w:rsidR="00883AF4" w:rsidRPr="00CE559D" w:rsidDel="00F65D89">
          <w:rPr>
            <w:rFonts w:ascii="Times New Roman" w:hAnsi="Times New Roman" w:cs="Times New Roman"/>
            <w:bCs/>
            <w:sz w:val="24"/>
            <w:szCs w:val="24"/>
          </w:rPr>
          <w:delText>,</w:delText>
        </w:r>
      </w:del>
      <w:r w:rsidR="00883AF4" w:rsidRPr="00CE559D">
        <w:rPr>
          <w:rFonts w:ascii="Times New Roman" w:hAnsi="Times New Roman" w:cs="Times New Roman"/>
          <w:bCs/>
          <w:sz w:val="24"/>
          <w:szCs w:val="24"/>
        </w:rPr>
        <w:t xml:space="preserve"> and is defined as the source population</w:t>
      </w:r>
      <w:r w:rsidR="008F1138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4763C" w:rsidRPr="00CE559D">
        <w:rPr>
          <w:rFonts w:ascii="Times New Roman" w:hAnsi="Times New Roman" w:cs="Times New Roman"/>
          <w:bCs/>
          <w:sz w:val="24"/>
          <w:szCs w:val="24"/>
        </w:rPr>
        <w:t>of certified organic dairy farms producing milk in Vermont.</w:t>
      </w:r>
    </w:p>
    <w:p w14:paraId="72A509A6" w14:textId="6918BDC8" w:rsidR="009C7BB0" w:rsidRPr="000606E6" w:rsidRDefault="00EF62BF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606E6">
        <w:rPr>
          <w:rFonts w:ascii="Times New Roman" w:hAnsi="Times New Roman" w:cs="Times New Roman"/>
          <w:b/>
          <w:i/>
          <w:sz w:val="24"/>
          <w:szCs w:val="24"/>
        </w:rPr>
        <w:t>Questionnaire</w:t>
      </w:r>
      <w:r w:rsidR="002A3131" w:rsidRPr="000606E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361E26" w:rsidRPr="000606E6">
        <w:rPr>
          <w:rFonts w:ascii="Times New Roman" w:hAnsi="Times New Roman" w:cs="Times New Roman"/>
          <w:b/>
          <w:i/>
          <w:sz w:val="24"/>
          <w:szCs w:val="24"/>
        </w:rPr>
        <w:t>Design</w:t>
      </w:r>
    </w:p>
    <w:p w14:paraId="10073B75" w14:textId="454C0B88" w:rsidR="001D1829" w:rsidRPr="00994760" w:rsidRDefault="00AA56D2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469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ab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EF62BF" w:rsidRPr="002E7301">
        <w:rPr>
          <w:rFonts w:ascii="Times New Roman" w:hAnsi="Times New Roman" w:cs="Times New Roman"/>
          <w:bCs/>
          <w:sz w:val="24"/>
          <w:szCs w:val="24"/>
        </w:rPr>
        <w:t xml:space="preserve">survey tool </w:t>
      </w:r>
      <w:r w:rsidRPr="003643DE">
        <w:rPr>
          <w:rFonts w:ascii="Times New Roman" w:hAnsi="Times New Roman" w:cs="Times New Roman"/>
          <w:bCs/>
          <w:sz w:val="24"/>
          <w:szCs w:val="24"/>
        </w:rPr>
        <w:t xml:space="preserve">was designed to </w:t>
      </w:r>
      <w:r w:rsidR="00EF62BF" w:rsidRPr="003643DE">
        <w:rPr>
          <w:rFonts w:ascii="Times New Roman" w:hAnsi="Times New Roman" w:cs="Times New Roman"/>
          <w:bCs/>
          <w:sz w:val="24"/>
          <w:szCs w:val="24"/>
        </w:rPr>
        <w:t xml:space="preserve">be administered as a </w:t>
      </w:r>
      <w:r w:rsidR="00EF62BF" w:rsidRPr="00CE559D">
        <w:rPr>
          <w:rFonts w:ascii="Times New Roman" w:hAnsi="Times New Roman" w:cs="Times New Roman"/>
          <w:bCs/>
          <w:sz w:val="24"/>
          <w:szCs w:val="24"/>
        </w:rPr>
        <w:t>mailed questionnaire with the opportunity for participants to complete an internet-based version</w:t>
      </w:r>
      <w:r w:rsidR="008F3A7E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9467E" w:rsidRPr="00994760">
        <w:rPr>
          <w:rFonts w:ascii="Times New Roman" w:hAnsi="Times New Roman" w:cs="Times New Roman"/>
          <w:bCs/>
          <w:sz w:val="24"/>
          <w:szCs w:val="24"/>
        </w:rPr>
        <w:t>We</w:t>
      </w:r>
      <w:r w:rsidR="00D96ED6" w:rsidRPr="00994760">
        <w:rPr>
          <w:rFonts w:ascii="Times New Roman" w:hAnsi="Times New Roman" w:cs="Times New Roman"/>
          <w:bCs/>
          <w:sz w:val="24"/>
          <w:szCs w:val="24"/>
        </w:rPr>
        <w:t xml:space="preserve"> opted for a short-format </w:t>
      </w:r>
      <w:r w:rsidR="0049467E" w:rsidRPr="00994760">
        <w:rPr>
          <w:rFonts w:ascii="Times New Roman" w:hAnsi="Times New Roman" w:cs="Times New Roman"/>
          <w:bCs/>
          <w:sz w:val="24"/>
          <w:szCs w:val="24"/>
        </w:rPr>
        <w:t xml:space="preserve">questionnaire </w:t>
      </w:r>
      <w:r w:rsidR="008F3A7E" w:rsidRPr="00994760">
        <w:rPr>
          <w:rFonts w:ascii="Times New Roman" w:hAnsi="Times New Roman" w:cs="Times New Roman"/>
          <w:bCs/>
          <w:sz w:val="24"/>
          <w:szCs w:val="24"/>
        </w:rPr>
        <w:t xml:space="preserve">(8 questions) </w:t>
      </w:r>
      <w:r w:rsidR="0049467E" w:rsidRPr="00994760">
        <w:rPr>
          <w:rFonts w:ascii="Times New Roman" w:hAnsi="Times New Roman" w:cs="Times New Roman"/>
          <w:bCs/>
          <w:sz w:val="24"/>
          <w:szCs w:val="24"/>
        </w:rPr>
        <w:t xml:space="preserve">with the goal of achieving a </w:t>
      </w:r>
      <w:r w:rsidR="00D96ED6" w:rsidRPr="00994760">
        <w:rPr>
          <w:rFonts w:ascii="Times New Roman" w:hAnsi="Times New Roman" w:cs="Times New Roman"/>
          <w:bCs/>
          <w:sz w:val="24"/>
          <w:szCs w:val="24"/>
        </w:rPr>
        <w:t>high</w:t>
      </w:r>
      <w:r w:rsidR="0049467E" w:rsidRPr="00994760">
        <w:rPr>
          <w:rFonts w:ascii="Times New Roman" w:hAnsi="Times New Roman" w:cs="Times New Roman"/>
          <w:bCs/>
          <w:sz w:val="24"/>
          <w:szCs w:val="24"/>
        </w:rPr>
        <w:t xml:space="preserve"> response rate, </w:t>
      </w:r>
      <w:r w:rsidR="0051141D" w:rsidRPr="00994760">
        <w:rPr>
          <w:rFonts w:ascii="Times New Roman" w:hAnsi="Times New Roman" w:cs="Times New Roman"/>
          <w:bCs/>
          <w:sz w:val="24"/>
          <w:szCs w:val="24"/>
        </w:rPr>
        <w:t xml:space="preserve">accepting </w:t>
      </w:r>
      <w:r w:rsidR="0049467E" w:rsidRPr="00994760">
        <w:rPr>
          <w:rFonts w:ascii="Times New Roman" w:hAnsi="Times New Roman" w:cs="Times New Roman"/>
          <w:bCs/>
          <w:sz w:val="24"/>
          <w:szCs w:val="24"/>
        </w:rPr>
        <w:t>the trade-off of accumulating limited specific data</w:t>
      </w:r>
      <w:r w:rsidR="008F3A7E" w:rsidRPr="00994760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497C2C" w:rsidRPr="00994760">
        <w:rPr>
          <w:rFonts w:ascii="Times New Roman" w:hAnsi="Times New Roman" w:cs="Times New Roman"/>
          <w:bCs/>
          <w:sz w:val="24"/>
          <w:szCs w:val="24"/>
        </w:rPr>
        <w:t>Supplemental Figure S1; https://doi.org/10.3168/jds.20XX-XXXXX</w:t>
      </w:r>
      <w:r w:rsidR="008F3A7E" w:rsidRPr="00994760">
        <w:rPr>
          <w:rFonts w:ascii="Times New Roman" w:hAnsi="Times New Roman" w:cs="Times New Roman"/>
          <w:bCs/>
          <w:sz w:val="24"/>
          <w:szCs w:val="24"/>
        </w:rPr>
        <w:t>)</w:t>
      </w:r>
      <w:r w:rsidR="0049467E" w:rsidRPr="000606E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41155" w:rsidRPr="000606E6">
        <w:rPr>
          <w:rFonts w:ascii="Times New Roman" w:hAnsi="Times New Roman" w:cs="Times New Roman"/>
          <w:bCs/>
          <w:sz w:val="24"/>
          <w:szCs w:val="24"/>
        </w:rPr>
        <w:t xml:space="preserve">Questions were </w:t>
      </w:r>
      <w:del w:id="470" w:author="Deborah Neher" w:date="2020-09-20T07:44:00Z">
        <w:r w:rsidR="0051141D" w:rsidRPr="00CE559D" w:rsidDel="00F65D89">
          <w:rPr>
            <w:rFonts w:ascii="Times New Roman" w:hAnsi="Times New Roman" w:cs="Times New Roman"/>
            <w:bCs/>
            <w:sz w:val="24"/>
            <w:szCs w:val="24"/>
            <w:rPrChange w:id="47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written </w:delText>
        </w:r>
      </w:del>
      <w:ins w:id="472" w:author="Deborah Neher" w:date="2020-09-20T07:44:00Z">
        <w:r w:rsidR="00F65D89" w:rsidRPr="00CE559D">
          <w:rPr>
            <w:rFonts w:ascii="Times New Roman" w:hAnsi="Times New Roman" w:cs="Times New Roman"/>
            <w:bCs/>
            <w:sz w:val="24"/>
            <w:szCs w:val="24"/>
            <w:rPrChange w:id="47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crafted </w:t>
        </w:r>
      </w:ins>
      <w:r w:rsidR="00B41155" w:rsidRPr="00CE559D">
        <w:rPr>
          <w:rFonts w:ascii="Times New Roman" w:hAnsi="Times New Roman" w:cs="Times New Roman"/>
          <w:bCs/>
          <w:sz w:val="24"/>
          <w:szCs w:val="24"/>
          <w:rPrChange w:id="4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using </w:t>
      </w:r>
      <w:r w:rsidR="00283B0F" w:rsidRPr="00CE559D">
        <w:rPr>
          <w:rFonts w:ascii="Times New Roman" w:hAnsi="Times New Roman" w:cs="Times New Roman"/>
          <w:bCs/>
          <w:sz w:val="24"/>
          <w:szCs w:val="24"/>
          <w:rPrChange w:id="4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 fewest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4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words necessary, using </w:t>
      </w:r>
      <w:r w:rsidR="00147995" w:rsidRPr="00CE559D">
        <w:rPr>
          <w:rFonts w:ascii="Times New Roman" w:hAnsi="Times New Roman" w:cs="Times New Roman"/>
          <w:bCs/>
          <w:sz w:val="24"/>
          <w:szCs w:val="24"/>
          <w:rPrChange w:id="4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terms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4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assumed to be understood by dairy farmers</w:t>
      </w:r>
      <w:r w:rsidR="00DD6316" w:rsidRPr="00CE559D">
        <w:rPr>
          <w:rFonts w:ascii="Times New Roman" w:hAnsi="Times New Roman" w:cs="Times New Roman"/>
          <w:bCs/>
          <w:sz w:val="24"/>
          <w:szCs w:val="24"/>
          <w:rPrChange w:id="4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and 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4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limited </w:t>
      </w:r>
      <w:r w:rsidR="0051141D" w:rsidRPr="00CE559D">
        <w:rPr>
          <w:rFonts w:ascii="Times New Roman" w:hAnsi="Times New Roman" w:cs="Times New Roman"/>
          <w:bCs/>
          <w:sz w:val="24"/>
          <w:szCs w:val="24"/>
          <w:rPrChange w:id="4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4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scope to avoid the </w:t>
      </w:r>
      <w:r w:rsidR="00147995" w:rsidRPr="00CE559D">
        <w:rPr>
          <w:rFonts w:ascii="Times New Roman" w:hAnsi="Times New Roman" w:cs="Times New Roman"/>
          <w:bCs/>
          <w:sz w:val="24"/>
          <w:szCs w:val="24"/>
          <w:rPrChange w:id="4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need for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4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 </w:t>
      </w:r>
      <w:r w:rsidR="00147995" w:rsidRPr="00CE559D">
        <w:rPr>
          <w:rFonts w:ascii="Times New Roman" w:hAnsi="Times New Roman" w:cs="Times New Roman"/>
          <w:bCs/>
          <w:sz w:val="24"/>
          <w:szCs w:val="24"/>
          <w:rPrChange w:id="4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respondent</w:t>
      </w:r>
      <w:r w:rsidR="00DD6316" w:rsidRPr="00CE559D">
        <w:rPr>
          <w:rFonts w:ascii="Times New Roman" w:hAnsi="Times New Roman" w:cs="Times New Roman"/>
          <w:bCs/>
          <w:sz w:val="24"/>
          <w:szCs w:val="24"/>
          <w:rPrChange w:id="4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4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to </w:t>
      </w:r>
      <w:r w:rsidR="00DD6316" w:rsidRPr="00CE559D">
        <w:rPr>
          <w:rFonts w:ascii="Times New Roman" w:hAnsi="Times New Roman" w:cs="Times New Roman"/>
          <w:bCs/>
          <w:sz w:val="24"/>
          <w:szCs w:val="24"/>
          <w:rPrChange w:id="4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seek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4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DD6316" w:rsidRPr="00CE559D">
        <w:rPr>
          <w:rFonts w:ascii="Times New Roman" w:hAnsi="Times New Roman" w:cs="Times New Roman"/>
          <w:bCs/>
          <w:sz w:val="24"/>
          <w:szCs w:val="24"/>
          <w:rPrChange w:id="4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other sources of information</w:t>
      </w:r>
      <w:r w:rsidR="008F1138" w:rsidRPr="00CE559D">
        <w:rPr>
          <w:rFonts w:ascii="Times New Roman" w:hAnsi="Times New Roman" w:cs="Times New Roman"/>
          <w:bCs/>
          <w:sz w:val="24"/>
          <w:szCs w:val="24"/>
          <w:rPrChange w:id="4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such as farm records</w:t>
      </w:r>
      <w:r w:rsidR="00DD6316" w:rsidRPr="00CE559D">
        <w:rPr>
          <w:rFonts w:ascii="Times New Roman" w:hAnsi="Times New Roman" w:cs="Times New Roman"/>
          <w:bCs/>
          <w:sz w:val="24"/>
          <w:szCs w:val="24"/>
          <w:rPrChange w:id="4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747550" w:rsidRPr="00CE559D">
        <w:rPr>
          <w:rFonts w:ascii="Times New Roman" w:hAnsi="Times New Roman" w:cs="Times New Roman"/>
          <w:bCs/>
          <w:sz w:val="24"/>
          <w:szCs w:val="24"/>
          <w:rPrChange w:id="4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Multiple</w:t>
      </w:r>
      <w:r w:rsidR="008F3A7E" w:rsidRPr="00CE559D">
        <w:rPr>
          <w:rFonts w:ascii="Times New Roman" w:hAnsi="Times New Roman" w:cs="Times New Roman"/>
          <w:bCs/>
          <w:sz w:val="24"/>
          <w:szCs w:val="24"/>
          <w:rPrChange w:id="4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question types </w:t>
      </w:r>
      <w:r w:rsidR="0078461B" w:rsidRPr="00CE559D">
        <w:rPr>
          <w:rFonts w:ascii="Times New Roman" w:hAnsi="Times New Roman" w:cs="Times New Roman"/>
          <w:bCs/>
          <w:sz w:val="24"/>
          <w:szCs w:val="24"/>
          <w:rPrChange w:id="4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were used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4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78461B" w:rsidRPr="00CE559D">
        <w:rPr>
          <w:rFonts w:ascii="Times New Roman" w:hAnsi="Times New Roman" w:cs="Times New Roman"/>
          <w:bCs/>
          <w:sz w:val="24"/>
          <w:szCs w:val="24"/>
          <w:rPrChange w:id="4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e.g.</w:t>
      </w:r>
      <w:r w:rsidR="003E59FB" w:rsidRPr="00CE559D">
        <w:rPr>
          <w:rFonts w:ascii="Times New Roman" w:hAnsi="Times New Roman" w:cs="Times New Roman"/>
          <w:bCs/>
          <w:sz w:val="24"/>
          <w:szCs w:val="24"/>
          <w:rPrChange w:id="4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8F3A7E" w:rsidRPr="00CE559D">
        <w:rPr>
          <w:rFonts w:ascii="Times New Roman" w:hAnsi="Times New Roman" w:cs="Times New Roman"/>
          <w:bCs/>
          <w:sz w:val="24"/>
          <w:szCs w:val="24"/>
          <w:rPrChange w:id="4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open “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5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fill-in-the-</w:t>
      </w:r>
      <w:r w:rsidR="008F3A7E" w:rsidRPr="00CE559D">
        <w:rPr>
          <w:rFonts w:ascii="Times New Roman" w:hAnsi="Times New Roman" w:cs="Times New Roman"/>
          <w:bCs/>
          <w:sz w:val="24"/>
          <w:szCs w:val="24"/>
          <w:rPrChange w:id="5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blank” questions on </w:t>
      </w:r>
      <w:r w:rsidR="005854F2" w:rsidRPr="00CE559D">
        <w:rPr>
          <w:rFonts w:ascii="Times New Roman" w:hAnsi="Times New Roman" w:cs="Times New Roman"/>
          <w:bCs/>
          <w:sz w:val="24"/>
          <w:szCs w:val="24"/>
          <w:rPrChange w:id="5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number of 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5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lactating </w:t>
      </w:r>
      <w:r w:rsidR="005854F2" w:rsidRPr="00CE559D">
        <w:rPr>
          <w:rFonts w:ascii="Times New Roman" w:hAnsi="Times New Roman" w:cs="Times New Roman"/>
          <w:bCs/>
          <w:sz w:val="24"/>
          <w:szCs w:val="24"/>
          <w:rPrChange w:id="5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cows</w:t>
      </w:r>
      <w:r w:rsidR="008F3A7E" w:rsidRPr="00CE559D">
        <w:rPr>
          <w:rFonts w:ascii="Times New Roman" w:hAnsi="Times New Roman" w:cs="Times New Roman"/>
          <w:bCs/>
          <w:sz w:val="24"/>
          <w:szCs w:val="24"/>
          <w:rPrChange w:id="5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years of farming exp</w:t>
      </w:r>
      <w:r w:rsidR="0078461B" w:rsidRPr="00CE559D">
        <w:rPr>
          <w:rFonts w:ascii="Times New Roman" w:hAnsi="Times New Roman" w:cs="Times New Roman"/>
          <w:bCs/>
          <w:sz w:val="24"/>
          <w:szCs w:val="24"/>
          <w:rPrChange w:id="5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erience and breed(s) of cattle</w:t>
      </w:r>
      <w:r w:rsidR="00F51CD8" w:rsidRPr="00CE559D">
        <w:rPr>
          <w:rFonts w:ascii="Times New Roman" w:hAnsi="Times New Roman" w:cs="Times New Roman"/>
          <w:bCs/>
          <w:sz w:val="24"/>
          <w:szCs w:val="24"/>
          <w:rPrChange w:id="5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78461B" w:rsidRPr="00CE559D">
        <w:rPr>
          <w:rFonts w:ascii="Times New Roman" w:hAnsi="Times New Roman" w:cs="Times New Roman"/>
          <w:bCs/>
          <w:sz w:val="24"/>
          <w:szCs w:val="24"/>
          <w:rPrChange w:id="5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</w:t>
      </w:r>
      <w:r w:rsidR="008F3A7E" w:rsidRPr="00CE559D">
        <w:rPr>
          <w:rFonts w:ascii="Times New Roman" w:hAnsi="Times New Roman" w:cs="Times New Roman"/>
          <w:bCs/>
          <w:sz w:val="24"/>
          <w:szCs w:val="24"/>
          <w:rPrChange w:id="5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closed multiple choice questions on winter housing type, bedding material use and </w:t>
      </w:r>
      <w:r w:rsidR="00F51CD8" w:rsidRPr="00CE559D">
        <w:rPr>
          <w:rFonts w:ascii="Times New Roman" w:hAnsi="Times New Roman" w:cs="Times New Roman"/>
          <w:bCs/>
          <w:sz w:val="24"/>
          <w:szCs w:val="24"/>
          <w:rPrChange w:id="5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milk </w:t>
      </w:r>
      <w:r w:rsidR="008F3A7E" w:rsidRPr="00CE559D">
        <w:rPr>
          <w:rFonts w:ascii="Times New Roman" w:hAnsi="Times New Roman" w:cs="Times New Roman"/>
          <w:bCs/>
          <w:sz w:val="24"/>
          <w:szCs w:val="24"/>
          <w:rPrChange w:id="5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somatic cell count testing frequency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5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5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third </w:t>
      </w:r>
      <w:r w:rsidR="00283B0F" w:rsidRPr="00CE559D">
        <w:rPr>
          <w:rFonts w:ascii="Times New Roman" w:hAnsi="Times New Roman" w:cs="Times New Roman"/>
          <w:bCs/>
          <w:sz w:val="24"/>
          <w:szCs w:val="24"/>
          <w:rPrChange w:id="5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option “other, fill-in-the-blank” was included f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5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or multiple choice 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5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 xml:space="preserve">questions </w:t>
      </w:r>
      <w:r w:rsidR="0078461B" w:rsidRPr="00CE559D">
        <w:rPr>
          <w:rFonts w:ascii="Times New Roman" w:hAnsi="Times New Roman" w:cs="Times New Roman"/>
          <w:bCs/>
          <w:sz w:val="24"/>
          <w:szCs w:val="24"/>
          <w:rPrChange w:id="5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on housing and bedding types </w:t>
      </w:r>
      <w:del w:id="518" w:author="Caitlin Jeffrey" w:date="2020-10-09T08:05:00Z">
        <w:r w:rsidR="00B41155" w:rsidRPr="00CE559D" w:rsidDel="004A3011">
          <w:rPr>
            <w:rFonts w:ascii="Times New Roman" w:hAnsi="Times New Roman" w:cs="Times New Roman"/>
            <w:bCs/>
            <w:sz w:val="24"/>
            <w:szCs w:val="24"/>
            <w:rPrChange w:id="51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because </w:delText>
        </w:r>
      </w:del>
      <w:ins w:id="520" w:author="Caitlin Jeffrey" w:date="2020-10-09T08:05:00Z">
        <w:r w:rsidR="004A3011">
          <w:rPr>
            <w:rFonts w:ascii="Times New Roman" w:hAnsi="Times New Roman" w:cs="Times New Roman"/>
            <w:bCs/>
            <w:sz w:val="24"/>
            <w:szCs w:val="24"/>
          </w:rPr>
          <w:t>as</w:t>
        </w:r>
        <w:r w:rsidR="004A3011" w:rsidRPr="004A3011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r w:rsidR="00B41155" w:rsidRPr="004A3011">
        <w:rPr>
          <w:rFonts w:ascii="Times New Roman" w:hAnsi="Times New Roman" w:cs="Times New Roman"/>
          <w:bCs/>
          <w:sz w:val="24"/>
          <w:szCs w:val="24"/>
        </w:rPr>
        <w:t>we anticipated</w:t>
      </w:r>
      <w:r w:rsidR="00B41155" w:rsidRPr="00E91661">
        <w:rPr>
          <w:rFonts w:ascii="Times New Roman" w:hAnsi="Times New Roman" w:cs="Times New Roman"/>
          <w:bCs/>
          <w:sz w:val="24"/>
          <w:szCs w:val="24"/>
        </w:rPr>
        <w:t xml:space="preserve"> a possible range of responses beyond </w:t>
      </w:r>
      <w:r w:rsidR="00943880" w:rsidRPr="009145D8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5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categorical </w:t>
      </w:r>
      <w:r w:rsidR="00F51CD8" w:rsidRPr="00CE559D">
        <w:rPr>
          <w:rFonts w:ascii="Times New Roman" w:hAnsi="Times New Roman" w:cs="Times New Roman"/>
          <w:bCs/>
          <w:sz w:val="24"/>
          <w:szCs w:val="24"/>
          <w:rPrChange w:id="5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choices</w:t>
      </w:r>
      <w:r w:rsidR="0051141D" w:rsidRPr="00CE559D">
        <w:rPr>
          <w:rFonts w:ascii="Times New Roman" w:hAnsi="Times New Roman" w:cs="Times New Roman"/>
          <w:bCs/>
          <w:sz w:val="24"/>
          <w:szCs w:val="24"/>
          <w:rPrChange w:id="5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43880" w:rsidRPr="00CE559D">
        <w:rPr>
          <w:rFonts w:ascii="Times New Roman" w:hAnsi="Times New Roman" w:cs="Times New Roman"/>
          <w:bCs/>
          <w:sz w:val="24"/>
          <w:szCs w:val="24"/>
          <w:rPrChange w:id="5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we provided</w:t>
      </w:r>
      <w:r w:rsidR="00B41155" w:rsidRPr="00CE559D">
        <w:rPr>
          <w:rFonts w:ascii="Times New Roman" w:hAnsi="Times New Roman" w:cs="Times New Roman"/>
          <w:bCs/>
          <w:sz w:val="24"/>
          <w:szCs w:val="24"/>
          <w:rPrChange w:id="5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6E022E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F7E9282" w14:textId="6583A37C" w:rsidR="00450142" w:rsidRPr="00CE559D" w:rsidRDefault="001D182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</w:rPr>
        <w:tab/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 xml:space="preserve">The survey tool </w:t>
      </w:r>
      <w:r w:rsidR="0051141D" w:rsidRPr="00CE559D">
        <w:rPr>
          <w:rFonts w:ascii="Times New Roman" w:hAnsi="Times New Roman" w:cs="Times New Roman"/>
          <w:bCs/>
          <w:sz w:val="24"/>
          <w:szCs w:val="24"/>
        </w:rPr>
        <w:t xml:space="preserve">began with </w:t>
      </w:r>
      <w:r w:rsidR="004E7B42" w:rsidRPr="00CE559D">
        <w:rPr>
          <w:rFonts w:ascii="Times New Roman" w:hAnsi="Times New Roman" w:cs="Times New Roman"/>
          <w:bCs/>
          <w:sz w:val="24"/>
          <w:szCs w:val="24"/>
        </w:rPr>
        <w:t xml:space="preserve">a statement </w:t>
      </w:r>
      <w:r w:rsidRPr="00CE559D">
        <w:rPr>
          <w:rFonts w:ascii="Times New Roman" w:hAnsi="Times New Roman" w:cs="Times New Roman"/>
          <w:bCs/>
          <w:sz w:val="24"/>
          <w:szCs w:val="24"/>
        </w:rPr>
        <w:t>inform</w:t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>ing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participants of confidentiality and</w:t>
      </w:r>
      <w:r w:rsidR="006E022E" w:rsidRPr="00CE559D">
        <w:rPr>
          <w:rFonts w:ascii="Times New Roman" w:hAnsi="Times New Roman" w:cs="Times New Roman"/>
          <w:bCs/>
          <w:sz w:val="24"/>
          <w:szCs w:val="24"/>
        </w:rPr>
        <w:t xml:space="preserve"> introduced the goals of the study</w:t>
      </w:r>
      <w:r w:rsidR="004B4586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E022E" w:rsidRPr="00CE559D">
        <w:rPr>
          <w:rFonts w:ascii="Times New Roman" w:hAnsi="Times New Roman" w:cs="Times New Roman"/>
          <w:bCs/>
          <w:sz w:val="24"/>
          <w:szCs w:val="24"/>
        </w:rPr>
        <w:t xml:space="preserve">and the </w:t>
      </w:r>
      <w:r w:rsidR="0078461B" w:rsidRPr="00CE559D">
        <w:rPr>
          <w:rFonts w:ascii="Times New Roman" w:hAnsi="Times New Roman" w:cs="Times New Roman"/>
          <w:bCs/>
          <w:sz w:val="24"/>
          <w:szCs w:val="24"/>
        </w:rPr>
        <w:t xml:space="preserve">URL </w:t>
      </w:r>
      <w:r w:rsidR="006E022E" w:rsidRPr="00CE559D">
        <w:rPr>
          <w:rFonts w:ascii="Times New Roman" w:hAnsi="Times New Roman" w:cs="Times New Roman"/>
          <w:bCs/>
          <w:sz w:val="24"/>
          <w:szCs w:val="24"/>
        </w:rPr>
        <w:t xml:space="preserve">address of the web survey </w:t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>version</w:t>
      </w:r>
      <w:r w:rsidR="0051141D" w:rsidRPr="00CE559D">
        <w:rPr>
          <w:rFonts w:ascii="Times New Roman" w:hAnsi="Times New Roman" w:cs="Times New Roman"/>
          <w:bCs/>
          <w:sz w:val="24"/>
          <w:szCs w:val="24"/>
        </w:rPr>
        <w:t xml:space="preserve"> (refer to S1)</w:t>
      </w:r>
      <w:r w:rsidR="006E022E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C0E24" w:rsidRPr="00CE559D">
        <w:rPr>
          <w:rFonts w:ascii="Times New Roman" w:hAnsi="Times New Roman" w:cs="Times New Roman"/>
          <w:bCs/>
          <w:sz w:val="24"/>
          <w:szCs w:val="24"/>
        </w:rPr>
        <w:t>Personal</w:t>
      </w:r>
      <w:r w:rsidR="004B4586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 xml:space="preserve">identifiable </w:t>
      </w:r>
      <w:r w:rsidR="004B4586" w:rsidRPr="00CE559D">
        <w:rPr>
          <w:rFonts w:ascii="Times New Roman" w:hAnsi="Times New Roman" w:cs="Times New Roman"/>
          <w:bCs/>
          <w:sz w:val="24"/>
          <w:szCs w:val="24"/>
        </w:rPr>
        <w:t xml:space="preserve">information was limited to </w:t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>farm name and location</w:t>
      </w:r>
      <w:r w:rsidR="004B4586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 xml:space="preserve"> This information was included to identify and eliminate duplication of results across the three </w:t>
      </w:r>
      <w:ins w:id="526" w:author="Rachel Gilker" w:date="2020-09-21T12:21:00Z">
        <w:r w:rsidR="002007A6" w:rsidRPr="00CE559D">
          <w:rPr>
            <w:rFonts w:ascii="Times New Roman" w:hAnsi="Times New Roman" w:cs="Times New Roman"/>
            <w:bCs/>
            <w:sz w:val="24"/>
            <w:szCs w:val="24"/>
          </w:rPr>
          <w:t xml:space="preserve">survey </w:t>
        </w:r>
      </w:ins>
      <w:r w:rsidR="00DD6316" w:rsidRPr="00CE559D">
        <w:rPr>
          <w:rFonts w:ascii="Times New Roman" w:hAnsi="Times New Roman" w:cs="Times New Roman"/>
          <w:bCs/>
          <w:sz w:val="24"/>
          <w:szCs w:val="24"/>
        </w:rPr>
        <w:t>administration methods (e.g.</w:t>
      </w:r>
      <w:r w:rsidR="003E59FB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 xml:space="preserve"> if a farm completed both the mailed and internet-based versions).</w:t>
      </w:r>
      <w:r w:rsidR="004B4586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50142" w:rsidRPr="00CE559D">
        <w:rPr>
          <w:rFonts w:ascii="Times New Roman" w:hAnsi="Times New Roman" w:cs="Times New Roman"/>
          <w:bCs/>
          <w:sz w:val="24"/>
          <w:szCs w:val="24"/>
        </w:rPr>
        <w:t>Th</w:t>
      </w:r>
      <w:r w:rsidRPr="00CE559D">
        <w:rPr>
          <w:rFonts w:ascii="Times New Roman" w:hAnsi="Times New Roman" w:cs="Times New Roman"/>
          <w:bCs/>
          <w:sz w:val="24"/>
          <w:szCs w:val="24"/>
        </w:rPr>
        <w:t>e assurance of confidentiality</w:t>
      </w:r>
      <w:r w:rsidR="00450142" w:rsidRPr="00CE559D">
        <w:rPr>
          <w:rFonts w:ascii="Times New Roman" w:hAnsi="Times New Roman" w:cs="Times New Roman"/>
          <w:bCs/>
          <w:sz w:val="24"/>
          <w:szCs w:val="24"/>
        </w:rPr>
        <w:t xml:space="preserve"> was reiterated at the end of the question section, just before a boxed section that asked for contact information for the farm</w:t>
      </w:r>
      <w:r w:rsidR="00DD6316" w:rsidRPr="00CE559D">
        <w:rPr>
          <w:rFonts w:ascii="Times New Roman" w:hAnsi="Times New Roman" w:cs="Times New Roman"/>
          <w:bCs/>
          <w:sz w:val="24"/>
          <w:szCs w:val="24"/>
        </w:rPr>
        <w:t>. The questionnaire was pre-</w:t>
      </w:r>
      <w:r w:rsidR="00450142" w:rsidRPr="00CE559D">
        <w:rPr>
          <w:rFonts w:ascii="Times New Roman" w:hAnsi="Times New Roman" w:cs="Times New Roman"/>
          <w:bCs/>
          <w:sz w:val="24"/>
          <w:szCs w:val="24"/>
        </w:rPr>
        <w:t xml:space="preserve">tested </w:t>
      </w:r>
      <w:r w:rsidR="00C63D57" w:rsidRPr="00CE559D">
        <w:rPr>
          <w:rFonts w:ascii="Times New Roman" w:hAnsi="Times New Roman" w:cs="Times New Roman"/>
          <w:bCs/>
          <w:sz w:val="24"/>
          <w:szCs w:val="24"/>
        </w:rPr>
        <w:t xml:space="preserve">for clarity </w:t>
      </w:r>
      <w:r w:rsidR="00450142" w:rsidRPr="00CE559D">
        <w:rPr>
          <w:rFonts w:ascii="Times New Roman" w:hAnsi="Times New Roman" w:cs="Times New Roman"/>
          <w:bCs/>
          <w:sz w:val="24"/>
          <w:szCs w:val="24"/>
        </w:rPr>
        <w:t xml:space="preserve">with </w:t>
      </w:r>
      <w:r w:rsidR="00976D1F" w:rsidRPr="00CE559D">
        <w:rPr>
          <w:rFonts w:ascii="Times New Roman" w:hAnsi="Times New Roman" w:cs="Times New Roman"/>
          <w:bCs/>
          <w:sz w:val="24"/>
          <w:szCs w:val="24"/>
        </w:rPr>
        <w:t xml:space="preserve">members of the research team not involved in the initial question design and with </w:t>
      </w:r>
      <w:r w:rsidR="00ED72A3" w:rsidRPr="00CE559D">
        <w:rPr>
          <w:rFonts w:ascii="Times New Roman" w:hAnsi="Times New Roman" w:cs="Times New Roman"/>
          <w:bCs/>
          <w:sz w:val="24"/>
          <w:szCs w:val="24"/>
        </w:rPr>
        <w:t>the herd managers of the conventionally</w:t>
      </w:r>
      <w:ins w:id="527" w:author="Caitlin Jeffrey" w:date="2020-10-09T08:09:00Z">
        <w:r w:rsidR="004A3011">
          <w:rPr>
            <w:rFonts w:ascii="Times New Roman" w:hAnsi="Times New Roman" w:cs="Times New Roman"/>
            <w:bCs/>
            <w:sz w:val="24"/>
            <w:szCs w:val="24"/>
          </w:rPr>
          <w:t>-</w:t>
        </w:r>
      </w:ins>
      <w:del w:id="528" w:author="Caitlin Jeffrey" w:date="2020-10-09T08:09:00Z">
        <w:r w:rsidR="00ED72A3" w:rsidRPr="00CE559D" w:rsidDel="004A3011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</w:del>
      <w:r w:rsidR="00ED72A3" w:rsidRPr="00CE559D">
        <w:rPr>
          <w:rFonts w:ascii="Times New Roman" w:hAnsi="Times New Roman" w:cs="Times New Roman"/>
          <w:bCs/>
          <w:sz w:val="24"/>
          <w:szCs w:val="24"/>
        </w:rPr>
        <w:t xml:space="preserve">managed University of Vermont dairy </w:t>
      </w:r>
      <w:r w:rsidR="009E3C71" w:rsidRPr="00CE559D">
        <w:rPr>
          <w:rFonts w:ascii="Times New Roman" w:hAnsi="Times New Roman" w:cs="Times New Roman"/>
          <w:bCs/>
          <w:sz w:val="24"/>
          <w:szCs w:val="24"/>
        </w:rPr>
        <w:t>research herd</w:t>
      </w:r>
      <w:r w:rsidR="00ED72A3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450142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B2508B0" w14:textId="2DB8BD3D" w:rsidR="009C7BB0" w:rsidRPr="000606E6" w:rsidRDefault="00976D1F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606E6">
        <w:rPr>
          <w:rFonts w:ascii="Times New Roman" w:hAnsi="Times New Roman" w:cs="Times New Roman"/>
          <w:b/>
          <w:i/>
          <w:sz w:val="24"/>
          <w:szCs w:val="24"/>
        </w:rPr>
        <w:t>Questionnaire</w:t>
      </w:r>
      <w:r w:rsidR="001D1829" w:rsidRPr="000606E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361E26" w:rsidRPr="000606E6">
        <w:rPr>
          <w:rFonts w:ascii="Times New Roman" w:hAnsi="Times New Roman" w:cs="Times New Roman"/>
          <w:b/>
          <w:i/>
          <w:sz w:val="24"/>
          <w:szCs w:val="24"/>
        </w:rPr>
        <w:t>Administration</w:t>
      </w:r>
      <w:r w:rsidR="001D1829" w:rsidRPr="000606E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7305B48E" w14:textId="66517851" w:rsidR="001D1829" w:rsidRPr="00CE559D" w:rsidRDefault="00C63D57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ab/>
      </w:r>
      <w:r w:rsidR="001D1829" w:rsidRPr="002E7301">
        <w:rPr>
          <w:rFonts w:ascii="Times New Roman" w:hAnsi="Times New Roman" w:cs="Times New Roman"/>
          <w:bCs/>
          <w:sz w:val="24"/>
          <w:szCs w:val="24"/>
        </w:rPr>
        <w:t xml:space="preserve">The survey </w:t>
      </w:r>
      <w:r w:rsidR="00976D1F" w:rsidRPr="003643DE">
        <w:rPr>
          <w:rFonts w:ascii="Times New Roman" w:hAnsi="Times New Roman" w:cs="Times New Roman"/>
          <w:bCs/>
          <w:sz w:val="24"/>
          <w:szCs w:val="24"/>
        </w:rPr>
        <w:t xml:space="preserve">tool </w:t>
      </w:r>
      <w:r w:rsidR="001D1829" w:rsidRPr="003643DE">
        <w:rPr>
          <w:rFonts w:ascii="Times New Roman" w:hAnsi="Times New Roman" w:cs="Times New Roman"/>
          <w:bCs/>
          <w:sz w:val="24"/>
          <w:szCs w:val="24"/>
        </w:rPr>
        <w:t xml:space="preserve">was </w:t>
      </w:r>
      <w:r w:rsidR="00F51CD8" w:rsidRPr="003643DE">
        <w:rPr>
          <w:rFonts w:ascii="Times New Roman" w:hAnsi="Times New Roman" w:cs="Times New Roman"/>
          <w:bCs/>
          <w:sz w:val="24"/>
          <w:szCs w:val="24"/>
        </w:rPr>
        <w:t xml:space="preserve">distributed 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through </w:t>
      </w:r>
      <w:r w:rsidR="00976D1F" w:rsidRPr="00CE559D">
        <w:rPr>
          <w:rFonts w:ascii="Times New Roman" w:hAnsi="Times New Roman" w:cs="Times New Roman"/>
          <w:bCs/>
          <w:sz w:val="24"/>
          <w:szCs w:val="24"/>
        </w:rPr>
        <w:t xml:space="preserve">direct individual 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mailings and </w:t>
      </w:r>
      <w:r w:rsidR="00386830" w:rsidRPr="00CE559D">
        <w:rPr>
          <w:rFonts w:ascii="Times New Roman" w:hAnsi="Times New Roman" w:cs="Times New Roman"/>
          <w:bCs/>
          <w:sz w:val="24"/>
          <w:szCs w:val="24"/>
        </w:rPr>
        <w:t xml:space="preserve">as an online version shared through social media and other outreach. 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>The web</w:t>
      </w:r>
      <w:r w:rsidR="00976D1F" w:rsidRPr="00CE559D">
        <w:rPr>
          <w:rFonts w:ascii="Times New Roman" w:hAnsi="Times New Roman" w:cs="Times New Roman"/>
          <w:bCs/>
          <w:sz w:val="24"/>
          <w:szCs w:val="24"/>
        </w:rPr>
        <w:t xml:space="preserve">-based 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questionnaire content 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was identical to the paper version </w:t>
      </w:r>
      <w:r w:rsidR="004E7B42" w:rsidRPr="00CE559D">
        <w:rPr>
          <w:rFonts w:ascii="Times New Roman" w:hAnsi="Times New Roman" w:cs="Times New Roman"/>
          <w:bCs/>
          <w:sz w:val="24"/>
          <w:szCs w:val="24"/>
        </w:rPr>
        <w:t>and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 was created using Lime survey software (</w:t>
      </w:r>
      <w:r w:rsidR="00480AF6" w:rsidRPr="002E7301">
        <w:fldChar w:fldCharType="begin"/>
      </w:r>
      <w:r w:rsidR="00480AF6" w:rsidRPr="00CE559D">
        <w:rPr>
          <w:bCs/>
          <w:rPrChange w:id="529" w:author="Tucker Andrews" w:date="2020-10-07T11:36:00Z">
            <w:rPr/>
          </w:rPrChange>
        </w:rPr>
        <w:instrText xml:space="preserve"> HYPERLINK "https://www.limesurvey.org/" </w:instrText>
      </w:r>
      <w:r w:rsidR="00480AF6" w:rsidRPr="002E7301">
        <w:rPr>
          <w:rPrChange w:id="530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="001D1829" w:rsidRPr="002E7301">
        <w:rPr>
          <w:rStyle w:val="Hyperlink"/>
          <w:rFonts w:ascii="Times New Roman" w:hAnsi="Times New Roman" w:cs="Times New Roman"/>
          <w:bCs/>
          <w:sz w:val="24"/>
          <w:szCs w:val="24"/>
        </w:rPr>
        <w:t>https://www.limesurvey.org/</w:t>
      </w:r>
      <w:r w:rsidR="00480AF6" w:rsidRPr="002E7301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="001D1829" w:rsidRPr="002E7301">
        <w:rPr>
          <w:rFonts w:ascii="Times New Roman" w:hAnsi="Times New Roman" w:cs="Times New Roman"/>
          <w:bCs/>
          <w:sz w:val="24"/>
          <w:szCs w:val="24"/>
        </w:rPr>
        <w:t>).</w:t>
      </w:r>
      <w:r w:rsidR="00976D1F" w:rsidRPr="002E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E1284" w:rsidRPr="003643DE">
        <w:rPr>
          <w:rFonts w:ascii="Times New Roman" w:hAnsi="Times New Roman" w:cs="Times New Roman"/>
          <w:bCs/>
          <w:sz w:val="24"/>
          <w:szCs w:val="24"/>
        </w:rPr>
        <w:t xml:space="preserve">The web-based questionnaire </w:t>
      </w:r>
      <w:r w:rsidR="0049713B" w:rsidRPr="003643DE">
        <w:rPr>
          <w:rFonts w:ascii="Times New Roman" w:hAnsi="Times New Roman" w:cs="Times New Roman"/>
          <w:bCs/>
          <w:sz w:val="24"/>
          <w:szCs w:val="24"/>
        </w:rPr>
        <w:t>format was tes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>ted by research team members prior to opening for public access.</w:t>
      </w:r>
    </w:p>
    <w:p w14:paraId="44E51C70" w14:textId="2484C0AD" w:rsidR="00C63D57" w:rsidRPr="00CE559D" w:rsidRDefault="001D182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</w:rPr>
        <w:tab/>
        <w:t>The</w:t>
      </w:r>
      <w:r w:rsidR="005E1284" w:rsidRPr="00CE559D">
        <w:rPr>
          <w:rFonts w:ascii="Times New Roman" w:hAnsi="Times New Roman" w:cs="Times New Roman"/>
          <w:bCs/>
          <w:sz w:val="24"/>
          <w:szCs w:val="24"/>
        </w:rPr>
        <w:t xml:space="preserve"> web-based questionnaire </w:t>
      </w:r>
      <w:r w:rsidRPr="00CE559D">
        <w:rPr>
          <w:rFonts w:ascii="Times New Roman" w:hAnsi="Times New Roman" w:cs="Times New Roman"/>
          <w:bCs/>
          <w:sz w:val="24"/>
          <w:szCs w:val="24"/>
        </w:rPr>
        <w:t>went live on 7 December</w:t>
      </w:r>
      <w:r w:rsidR="00C63D57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559D">
        <w:rPr>
          <w:rFonts w:ascii="Times New Roman" w:hAnsi="Times New Roman" w:cs="Times New Roman"/>
          <w:bCs/>
          <w:sz w:val="24"/>
          <w:szCs w:val="24"/>
        </w:rPr>
        <w:t>2018 and was available until 1 May 2019.</w:t>
      </w:r>
      <w:r w:rsidR="005E1284" w:rsidRPr="00994760">
        <w:rPr>
          <w:bCs/>
        </w:rPr>
        <w:t xml:space="preserve"> </w:t>
      </w:r>
      <w:r w:rsidR="005E1284" w:rsidRPr="00CE559D">
        <w:rPr>
          <w:rFonts w:ascii="Times New Roman" w:hAnsi="Times New Roman" w:cs="Times New Roman"/>
          <w:bCs/>
          <w:sz w:val="24"/>
          <w:szCs w:val="24"/>
        </w:rPr>
        <w:t xml:space="preserve">During the week following live access to the web-based survey, the source population was informed of the study via announcements on University of Vermont Extension social media platforms and newsletters, and </w:t>
      </w:r>
      <w:r w:rsidR="00386830" w:rsidRPr="00CE559D">
        <w:rPr>
          <w:rFonts w:ascii="Times New Roman" w:hAnsi="Times New Roman" w:cs="Times New Roman"/>
          <w:bCs/>
          <w:sz w:val="24"/>
          <w:szCs w:val="24"/>
        </w:rPr>
        <w:t xml:space="preserve">through </w:t>
      </w:r>
      <w:r w:rsidR="005E1284" w:rsidRPr="00CE559D">
        <w:rPr>
          <w:rFonts w:ascii="Times New Roman" w:hAnsi="Times New Roman" w:cs="Times New Roman"/>
          <w:bCs/>
          <w:sz w:val="24"/>
          <w:szCs w:val="24"/>
        </w:rPr>
        <w:t xml:space="preserve">a press release sent to local newspapers, agriculturally focused web-based news outlets, stakeholder email list serves, and organic association e-newsletters. </w:t>
      </w:r>
      <w:r w:rsidR="004F43BA" w:rsidRPr="00CE559D">
        <w:rPr>
          <w:rFonts w:ascii="Times New Roman" w:hAnsi="Times New Roman" w:cs="Times New Roman"/>
          <w:bCs/>
          <w:sz w:val="24"/>
          <w:szCs w:val="24"/>
        </w:rPr>
        <w:t>Digitized</w:t>
      </w:r>
      <w:r w:rsidR="00386830" w:rsidRPr="00CE559D">
        <w:rPr>
          <w:rFonts w:ascii="Times New Roman" w:hAnsi="Times New Roman" w:cs="Times New Roman"/>
          <w:bCs/>
          <w:sz w:val="24"/>
          <w:szCs w:val="24"/>
        </w:rPr>
        <w:t xml:space="preserve"> announcements</w:t>
      </w:r>
      <w:r w:rsidR="005E1284" w:rsidRPr="00CE559D">
        <w:rPr>
          <w:rFonts w:ascii="Times New Roman" w:hAnsi="Times New Roman" w:cs="Times New Roman"/>
          <w:bCs/>
          <w:sz w:val="24"/>
          <w:szCs w:val="24"/>
        </w:rPr>
        <w:t xml:space="preserve"> included </w:t>
      </w:r>
      <w:r w:rsidR="004F43BA" w:rsidRPr="00CE559D">
        <w:rPr>
          <w:rFonts w:ascii="Times New Roman" w:hAnsi="Times New Roman" w:cs="Times New Roman"/>
          <w:bCs/>
          <w:sz w:val="24"/>
          <w:szCs w:val="24"/>
        </w:rPr>
        <w:t xml:space="preserve">a URL link to the </w:t>
      </w:r>
      <w:r w:rsidR="005E1284" w:rsidRPr="00CE559D">
        <w:rPr>
          <w:rFonts w:ascii="Times New Roman" w:hAnsi="Times New Roman" w:cs="Times New Roman"/>
          <w:bCs/>
          <w:sz w:val="24"/>
          <w:szCs w:val="24"/>
        </w:rPr>
        <w:t>web-based questionnaire</w:t>
      </w:r>
      <w:r w:rsidR="004F43BA" w:rsidRPr="00CE559D">
        <w:rPr>
          <w:rFonts w:ascii="Times New Roman" w:hAnsi="Times New Roman" w:cs="Times New Roman"/>
          <w:bCs/>
          <w:sz w:val="24"/>
          <w:szCs w:val="24"/>
        </w:rPr>
        <w:t>.</w:t>
      </w:r>
    </w:p>
    <w:p w14:paraId="28C83B49" w14:textId="00BD33B0" w:rsidR="009C7BB0" w:rsidRPr="002E7301" w:rsidRDefault="004B4586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</w:rPr>
        <w:tab/>
        <w:t xml:space="preserve">The first mailing, including the </w:t>
      </w:r>
      <w:r w:rsidR="0055233A" w:rsidRPr="00CE559D">
        <w:rPr>
          <w:rFonts w:ascii="Times New Roman" w:hAnsi="Times New Roman" w:cs="Times New Roman"/>
          <w:bCs/>
          <w:sz w:val="24"/>
          <w:szCs w:val="24"/>
        </w:rPr>
        <w:t>questionnaire, study goals description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and a separate stamped, self-addressed return envelope, was </w:t>
      </w:r>
      <w:r w:rsidR="00C64E90" w:rsidRPr="00CE559D">
        <w:rPr>
          <w:rFonts w:ascii="Times New Roman" w:hAnsi="Times New Roman" w:cs="Times New Roman"/>
          <w:bCs/>
          <w:sz w:val="24"/>
          <w:szCs w:val="24"/>
        </w:rPr>
        <w:t xml:space="preserve">mailed on </w:t>
      </w:r>
      <w:r w:rsidR="000034DA" w:rsidRPr="00CE559D">
        <w:rPr>
          <w:rFonts w:ascii="Times New Roman" w:hAnsi="Times New Roman" w:cs="Times New Roman"/>
          <w:bCs/>
          <w:sz w:val="24"/>
          <w:szCs w:val="24"/>
        </w:rPr>
        <w:t xml:space="preserve">21 December </w:t>
      </w:r>
      <w:r w:rsidRPr="00CE559D">
        <w:rPr>
          <w:rFonts w:ascii="Times New Roman" w:hAnsi="Times New Roman" w:cs="Times New Roman"/>
          <w:bCs/>
          <w:sz w:val="24"/>
          <w:szCs w:val="24"/>
        </w:rPr>
        <w:t>2018</w:t>
      </w:r>
      <w:r w:rsidR="007F37F1" w:rsidRPr="00CE559D">
        <w:rPr>
          <w:rFonts w:ascii="Times New Roman" w:hAnsi="Times New Roman" w:cs="Times New Roman"/>
          <w:bCs/>
          <w:sz w:val="24"/>
          <w:szCs w:val="24"/>
        </w:rPr>
        <w:t xml:space="preserve"> to 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7F37F1" w:rsidRPr="00CE559D">
        <w:rPr>
          <w:rFonts w:ascii="Times New Roman" w:hAnsi="Times New Roman" w:cs="Times New Roman"/>
          <w:bCs/>
          <w:sz w:val="24"/>
          <w:szCs w:val="24"/>
        </w:rPr>
        <w:t>197 farms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 in the </w:t>
      </w:r>
      <w:r w:rsidR="00F76E85" w:rsidRPr="00CE559D">
        <w:rPr>
          <w:rFonts w:ascii="Times New Roman" w:hAnsi="Times New Roman" w:cs="Times New Roman"/>
          <w:bCs/>
          <w:sz w:val="24"/>
          <w:szCs w:val="24"/>
        </w:rPr>
        <w:t xml:space="preserve">USDA-OI 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database </w:t>
      </w:r>
      <w:r w:rsidR="0055233A" w:rsidRPr="00CE559D">
        <w:rPr>
          <w:rFonts w:ascii="Times New Roman" w:hAnsi="Times New Roman" w:cs="Times New Roman"/>
          <w:bCs/>
          <w:sz w:val="24"/>
          <w:szCs w:val="24"/>
        </w:rPr>
        <w:t>from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D1829" w:rsidRPr="00CE559D">
        <w:rPr>
          <w:rFonts w:ascii="Times New Roman" w:hAnsi="Times New Roman" w:cs="Times New Roman"/>
          <w:bCs/>
          <w:sz w:val="24"/>
          <w:szCs w:val="24"/>
        </w:rPr>
        <w:lastRenderedPageBreak/>
        <w:t>the October 2018 search</w:t>
      </w:r>
      <w:r w:rsidR="00A05CA7" w:rsidRPr="00CE559D">
        <w:rPr>
          <w:rFonts w:ascii="Times New Roman" w:hAnsi="Times New Roman" w:cs="Times New Roman"/>
          <w:bCs/>
          <w:sz w:val="24"/>
          <w:szCs w:val="24"/>
        </w:rPr>
        <w:t xml:space="preserve"> (Fig</w:t>
      </w:r>
      <w:r w:rsidR="00D01A1A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A05CA7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5233A" w:rsidRPr="00CE559D">
        <w:rPr>
          <w:rFonts w:ascii="Times New Roman" w:hAnsi="Times New Roman" w:cs="Times New Roman"/>
          <w:bCs/>
          <w:sz w:val="24"/>
          <w:szCs w:val="24"/>
        </w:rPr>
        <w:t>1</w:t>
      </w:r>
      <w:r w:rsidR="00A05CA7" w:rsidRPr="00CE559D">
        <w:rPr>
          <w:rFonts w:ascii="Times New Roman" w:hAnsi="Times New Roman" w:cs="Times New Roman"/>
          <w:bCs/>
          <w:sz w:val="24"/>
          <w:szCs w:val="24"/>
        </w:rPr>
        <w:t>)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2C445A" w:rsidRPr="00CE559D">
        <w:rPr>
          <w:rFonts w:ascii="Times New Roman" w:hAnsi="Times New Roman" w:cs="Times New Roman"/>
          <w:bCs/>
          <w:sz w:val="24"/>
          <w:szCs w:val="24"/>
        </w:rPr>
        <w:t>tele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phone call </w:t>
      </w:r>
      <w:r w:rsidR="00823D23" w:rsidRPr="00CE559D">
        <w:rPr>
          <w:rFonts w:ascii="Times New Roman" w:hAnsi="Times New Roman" w:cs="Times New Roman"/>
          <w:bCs/>
          <w:sz w:val="24"/>
          <w:szCs w:val="24"/>
        </w:rPr>
        <w:t>reminder was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3D23" w:rsidRPr="00CE559D">
        <w:rPr>
          <w:rFonts w:ascii="Times New Roman" w:hAnsi="Times New Roman" w:cs="Times New Roman"/>
          <w:bCs/>
          <w:sz w:val="24"/>
          <w:szCs w:val="24"/>
        </w:rPr>
        <w:t>made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 the week of </w:t>
      </w:r>
      <w:r w:rsidR="000034DA" w:rsidRPr="00CE559D">
        <w:rPr>
          <w:rFonts w:ascii="Times New Roman" w:hAnsi="Times New Roman" w:cs="Times New Roman"/>
          <w:bCs/>
          <w:sz w:val="24"/>
          <w:szCs w:val="24"/>
        </w:rPr>
        <w:t xml:space="preserve">21 February 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>2019 to farms that had not yet responded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6830" w:rsidRPr="00CE559D"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>either the mailed or web-based forms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283B0F" w:rsidRPr="00CE559D">
        <w:rPr>
          <w:rFonts w:ascii="Times New Roman" w:hAnsi="Times New Roman" w:cs="Times New Roman"/>
          <w:bCs/>
          <w:sz w:val="24"/>
          <w:szCs w:val="24"/>
        </w:rPr>
        <w:t>R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espondents who answered the call were given the opportunity to complete </w:t>
      </w:r>
      <w:r w:rsidR="00823D23" w:rsidRPr="00CE559D">
        <w:rPr>
          <w:rFonts w:ascii="Times New Roman" w:hAnsi="Times New Roman" w:cs="Times New Roman"/>
          <w:bCs/>
          <w:sz w:val="24"/>
          <w:szCs w:val="24"/>
        </w:rPr>
        <w:t>the questionnaire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as a </w:t>
      </w:r>
      <w:r w:rsidR="002C445A" w:rsidRPr="00CE559D">
        <w:rPr>
          <w:rFonts w:ascii="Times New Roman" w:hAnsi="Times New Roman" w:cs="Times New Roman"/>
          <w:bCs/>
          <w:sz w:val="24"/>
          <w:szCs w:val="24"/>
        </w:rPr>
        <w:t>tele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>phone interview</w:t>
      </w:r>
      <w:ins w:id="531" w:author="Rachel Gilker" w:date="2020-09-21T12:22:00Z">
        <w:r w:rsidR="008B09E7" w:rsidRPr="00CE559D">
          <w:rPr>
            <w:rFonts w:ascii="Times New Roman" w:hAnsi="Times New Roman" w:cs="Times New Roman"/>
            <w:bCs/>
            <w:sz w:val="24"/>
            <w:szCs w:val="24"/>
          </w:rPr>
          <w:t>;</w:t>
        </w:r>
      </w:ins>
      <w:del w:id="532" w:author="Rachel Gilker" w:date="2020-09-21T12:22:00Z">
        <w:r w:rsidR="0049713B" w:rsidRPr="00CE559D" w:rsidDel="008B09E7">
          <w:rPr>
            <w:rFonts w:ascii="Times New Roman" w:hAnsi="Times New Roman" w:cs="Times New Roman"/>
            <w:bCs/>
            <w:sz w:val="24"/>
            <w:szCs w:val="24"/>
          </w:rPr>
          <w:delText>,</w:delText>
        </w:r>
      </w:del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 otherwise, if possible, a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reminder 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message was left with a </w:t>
      </w:r>
      <w:r w:rsidR="002C445A" w:rsidRPr="00CE559D">
        <w:rPr>
          <w:rFonts w:ascii="Times New Roman" w:hAnsi="Times New Roman" w:cs="Times New Roman"/>
          <w:bCs/>
          <w:sz w:val="24"/>
          <w:szCs w:val="24"/>
        </w:rPr>
        <w:t>tele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>phone number to call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 if the farmer preferred a </w:t>
      </w:r>
      <w:r w:rsidR="002C445A" w:rsidRPr="00CE559D">
        <w:rPr>
          <w:rFonts w:ascii="Times New Roman" w:hAnsi="Times New Roman" w:cs="Times New Roman"/>
          <w:bCs/>
          <w:sz w:val="24"/>
          <w:szCs w:val="24"/>
        </w:rPr>
        <w:t>tele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>phone interview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</w:rPr>
        <w:t>A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>fter cro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ss-referencing the updated USDA-OI 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>database, a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second mailing was 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>distributed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on </w:t>
      </w:r>
      <w:r w:rsidR="00012522" w:rsidRPr="00CE559D">
        <w:rPr>
          <w:rFonts w:ascii="Times New Roman" w:hAnsi="Times New Roman" w:cs="Times New Roman"/>
          <w:bCs/>
          <w:sz w:val="24"/>
          <w:szCs w:val="24"/>
        </w:rPr>
        <w:t xml:space="preserve">6 March </w:t>
      </w:r>
      <w:r w:rsidRPr="00CE559D">
        <w:rPr>
          <w:rFonts w:ascii="Times New Roman" w:hAnsi="Times New Roman" w:cs="Times New Roman"/>
          <w:bCs/>
          <w:sz w:val="24"/>
          <w:szCs w:val="24"/>
        </w:rPr>
        <w:t>201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>9 to farms that had not yet responded</w:t>
      </w:r>
      <w:r w:rsidR="007F37F1" w:rsidRPr="00CE559D">
        <w:rPr>
          <w:rFonts w:ascii="Times New Roman" w:hAnsi="Times New Roman" w:cs="Times New Roman"/>
          <w:bCs/>
          <w:sz w:val="24"/>
          <w:szCs w:val="24"/>
        </w:rPr>
        <w:t xml:space="preserve"> (87 farms</w:t>
      </w:r>
      <w:r w:rsidR="00397B1B" w:rsidRPr="00CE559D">
        <w:rPr>
          <w:rFonts w:ascii="Times New Roman" w:hAnsi="Times New Roman" w:cs="Times New Roman"/>
          <w:bCs/>
          <w:sz w:val="24"/>
          <w:szCs w:val="24"/>
        </w:rPr>
        <w:t xml:space="preserve"> of the 177 in the 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December 2018 updated USDA-OI </w:t>
      </w:r>
      <w:r w:rsidR="00397B1B" w:rsidRPr="00CE559D">
        <w:rPr>
          <w:rFonts w:ascii="Times New Roman" w:hAnsi="Times New Roman" w:cs="Times New Roman"/>
          <w:bCs/>
          <w:sz w:val="24"/>
          <w:szCs w:val="24"/>
        </w:rPr>
        <w:t>database</w:t>
      </w:r>
      <w:r w:rsidR="007F37F1" w:rsidRPr="00CE559D">
        <w:rPr>
          <w:rFonts w:ascii="Times New Roman" w:hAnsi="Times New Roman" w:cs="Times New Roman"/>
          <w:bCs/>
          <w:sz w:val="24"/>
          <w:szCs w:val="24"/>
        </w:rPr>
        <w:t>)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To eliminate </w:t>
      </w:r>
      <w:r w:rsidR="00283B0F" w:rsidRPr="00CE559D">
        <w:rPr>
          <w:rFonts w:ascii="Times New Roman" w:hAnsi="Times New Roman" w:cs="Times New Roman"/>
          <w:bCs/>
          <w:sz w:val="24"/>
          <w:szCs w:val="24"/>
        </w:rPr>
        <w:t xml:space="preserve">duplicate 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contact attempts, </w:t>
      </w:r>
      <w:r w:rsidR="002D0EC4" w:rsidRPr="00CE559D">
        <w:rPr>
          <w:rFonts w:ascii="Times New Roman" w:hAnsi="Times New Roman" w:cs="Times New Roman"/>
          <w:bCs/>
          <w:sz w:val="24"/>
          <w:szCs w:val="24"/>
        </w:rPr>
        <w:t>identifying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 information (farm name) </w:t>
      </w:r>
      <w:r w:rsidR="002D0EC4" w:rsidRPr="00CE559D">
        <w:rPr>
          <w:rFonts w:ascii="Times New Roman" w:hAnsi="Times New Roman" w:cs="Times New Roman"/>
          <w:bCs/>
          <w:sz w:val="24"/>
          <w:szCs w:val="24"/>
        </w:rPr>
        <w:t xml:space="preserve">from completed questionnaires 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was used to identify non-responding farms for each successive administration of the survey, but this </w:t>
      </w:r>
      <w:r w:rsidR="004E7B42" w:rsidRPr="00CE559D">
        <w:rPr>
          <w:rFonts w:ascii="Times New Roman" w:hAnsi="Times New Roman" w:cs="Times New Roman"/>
          <w:bCs/>
          <w:sz w:val="24"/>
          <w:szCs w:val="24"/>
        </w:rPr>
        <w:t xml:space="preserve">private 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information was not included in </w:t>
      </w:r>
      <w:r w:rsidR="0049713B" w:rsidRPr="00CE559D">
        <w:rPr>
          <w:rFonts w:ascii="Times New Roman" w:hAnsi="Times New Roman" w:cs="Times New Roman"/>
          <w:bCs/>
          <w:sz w:val="24"/>
          <w:szCs w:val="24"/>
        </w:rPr>
        <w:t xml:space="preserve">any 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>downstream analys</w:t>
      </w:r>
      <w:r w:rsidR="004E7B42" w:rsidRPr="00CE559D">
        <w:rPr>
          <w:rFonts w:ascii="Times New Roman" w:hAnsi="Times New Roman" w:cs="Times New Roman"/>
          <w:bCs/>
          <w:sz w:val="24"/>
          <w:szCs w:val="24"/>
        </w:rPr>
        <w:t>e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>s.</w:t>
      </w:r>
      <w:r w:rsidR="005426B8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63E29" w:rsidRPr="00CE559D">
        <w:rPr>
          <w:rFonts w:ascii="Times New Roman" w:hAnsi="Times New Roman" w:cs="Times New Roman"/>
          <w:bCs/>
          <w:sz w:val="24"/>
          <w:szCs w:val="24"/>
        </w:rPr>
        <w:t>The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 second mailing included a </w:t>
      </w:r>
      <w:r w:rsidR="00012522" w:rsidRPr="00CE559D">
        <w:rPr>
          <w:rFonts w:ascii="Times New Roman" w:hAnsi="Times New Roman" w:cs="Times New Roman"/>
          <w:bCs/>
          <w:sz w:val="24"/>
          <w:szCs w:val="24"/>
        </w:rPr>
        <w:t>partial-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sheet disclaimer </w:t>
      </w:r>
      <w:r w:rsidR="008750DA" w:rsidRPr="00CE559D">
        <w:rPr>
          <w:rFonts w:ascii="Times New Roman" w:hAnsi="Times New Roman" w:cs="Times New Roman"/>
          <w:bCs/>
          <w:sz w:val="24"/>
          <w:szCs w:val="24"/>
        </w:rPr>
        <w:t xml:space="preserve">to apologize 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if the recipient had already </w:t>
      </w:r>
      <w:r w:rsidR="002C6352" w:rsidRPr="00CE559D">
        <w:rPr>
          <w:rFonts w:ascii="Times New Roman" w:hAnsi="Times New Roman" w:cs="Times New Roman"/>
          <w:bCs/>
          <w:sz w:val="24"/>
          <w:szCs w:val="24"/>
        </w:rPr>
        <w:t>completed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 xml:space="preserve"> the survey in another format</w:t>
      </w:r>
      <w:r w:rsidR="008750DA" w:rsidRPr="00CE559D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C64E90" w:rsidRPr="00CE559D"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8750DA" w:rsidRPr="00CE559D">
        <w:rPr>
          <w:rFonts w:ascii="Times New Roman" w:hAnsi="Times New Roman" w:cs="Times New Roman"/>
          <w:bCs/>
          <w:sz w:val="24"/>
          <w:szCs w:val="24"/>
        </w:rPr>
        <w:t>prevent multiple submissions from the same farm</w:t>
      </w:r>
      <w:r w:rsidR="004E1790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9C7BB0" w:rsidRPr="00CE559D">
        <w:rPr>
          <w:rFonts w:ascii="Times New Roman" w:hAnsi="Times New Roman" w:cs="Times New Roman"/>
          <w:bCs/>
          <w:sz w:val="24"/>
          <w:szCs w:val="24"/>
          <w:rPrChange w:id="533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ab/>
      </w:r>
    </w:p>
    <w:bookmarkEnd w:id="452"/>
    <w:p w14:paraId="7136F8AC" w14:textId="04D217F8" w:rsidR="00397B1B" w:rsidRPr="000606E6" w:rsidRDefault="005A130D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606E6">
        <w:rPr>
          <w:rFonts w:ascii="Times New Roman" w:hAnsi="Times New Roman" w:cs="Times New Roman"/>
          <w:b/>
          <w:i/>
          <w:sz w:val="24"/>
          <w:szCs w:val="24"/>
        </w:rPr>
        <w:t>Analyses of Survey R</w:t>
      </w:r>
      <w:r w:rsidR="00397B1B" w:rsidRPr="000606E6">
        <w:rPr>
          <w:rFonts w:ascii="Times New Roman" w:hAnsi="Times New Roman" w:cs="Times New Roman"/>
          <w:b/>
          <w:i/>
          <w:sz w:val="24"/>
          <w:szCs w:val="24"/>
        </w:rPr>
        <w:t>esponses</w:t>
      </w:r>
    </w:p>
    <w:p w14:paraId="2B960F3A" w14:textId="15CD0343" w:rsidR="0082057F" w:rsidRDefault="00397B1B" w:rsidP="00CB57EC">
      <w:pPr>
        <w:tabs>
          <w:tab w:val="left" w:pos="360"/>
          <w:tab w:val="left" w:pos="720"/>
        </w:tabs>
        <w:spacing w:after="0" w:line="480" w:lineRule="auto"/>
        <w:rPr>
          <w:ins w:id="534" w:author="Tucker Andrews" w:date="2020-10-07T15:28:00Z"/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ab/>
      </w:r>
      <w:r w:rsidR="00611B56" w:rsidRPr="002E7301">
        <w:rPr>
          <w:rFonts w:ascii="Times New Roman" w:hAnsi="Times New Roman" w:cs="Times New Roman"/>
          <w:bCs/>
          <w:sz w:val="24"/>
          <w:szCs w:val="24"/>
        </w:rPr>
        <w:t>Individual farms were identified by a numerical code and q</w:t>
      </w:r>
      <w:r w:rsidR="002D0EC4" w:rsidRPr="003643DE">
        <w:rPr>
          <w:rFonts w:ascii="Times New Roman" w:hAnsi="Times New Roman" w:cs="Times New Roman"/>
          <w:bCs/>
          <w:sz w:val="24"/>
          <w:szCs w:val="24"/>
        </w:rPr>
        <w:t xml:space="preserve">uestionnaire response data were separated from identifying information </w:t>
      </w:r>
      <w:r w:rsidR="00611B56" w:rsidRPr="00CE559D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C64E90" w:rsidRPr="00CE559D">
        <w:rPr>
          <w:rFonts w:ascii="Times New Roman" w:hAnsi="Times New Roman" w:cs="Times New Roman"/>
          <w:bCs/>
          <w:sz w:val="24"/>
          <w:szCs w:val="24"/>
        </w:rPr>
        <w:t xml:space="preserve">digitally </w:t>
      </w:r>
      <w:r w:rsidR="00611B56" w:rsidRPr="00CE559D">
        <w:rPr>
          <w:rFonts w:ascii="Times New Roman" w:hAnsi="Times New Roman" w:cs="Times New Roman"/>
          <w:bCs/>
          <w:sz w:val="24"/>
          <w:szCs w:val="24"/>
        </w:rPr>
        <w:t xml:space="preserve">entered </w:t>
      </w:r>
      <w:r w:rsidR="005D32B3" w:rsidRPr="00CE559D">
        <w:rPr>
          <w:rFonts w:ascii="Times New Roman" w:hAnsi="Times New Roman" w:cs="Times New Roman"/>
          <w:bCs/>
          <w:sz w:val="24"/>
          <w:szCs w:val="24"/>
        </w:rPr>
        <w:t>using</w:t>
      </w:r>
      <w:r w:rsidR="003E1E6E" w:rsidRPr="00CE559D">
        <w:rPr>
          <w:rFonts w:ascii="Times New Roman" w:hAnsi="Times New Roman" w:cs="Times New Roman"/>
          <w:bCs/>
          <w:sz w:val="24"/>
          <w:szCs w:val="24"/>
        </w:rPr>
        <w:t xml:space="preserve"> Microsoft Excel</w:t>
      </w:r>
      <w:r w:rsidR="00AD1CCC" w:rsidRPr="00CE559D">
        <w:rPr>
          <w:rFonts w:ascii="Times New Roman" w:hAnsi="Times New Roman" w:cs="Times New Roman"/>
          <w:bCs/>
          <w:i/>
          <w:sz w:val="24"/>
          <w:szCs w:val="24"/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1B56" w:rsidRPr="00CE559D">
        <w:rPr>
          <w:rFonts w:ascii="Times New Roman" w:hAnsi="Times New Roman" w:cs="Times New Roman"/>
          <w:bCs/>
          <w:sz w:val="24"/>
          <w:szCs w:val="24"/>
        </w:rPr>
        <w:t xml:space="preserve">Data from the web-based questionnaire was exported 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as a CSV file </w:t>
      </w:r>
      <w:r w:rsidR="00611B56" w:rsidRPr="00CE559D">
        <w:rPr>
          <w:rFonts w:ascii="Times New Roman" w:hAnsi="Times New Roman" w:cs="Times New Roman"/>
          <w:bCs/>
          <w:sz w:val="24"/>
          <w:szCs w:val="24"/>
        </w:rPr>
        <w:t>and merged into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 a single file with the mailed and </w:t>
      </w:r>
      <w:r w:rsidR="002C445A" w:rsidRPr="00CE559D">
        <w:rPr>
          <w:rFonts w:ascii="Times New Roman" w:hAnsi="Times New Roman" w:cs="Times New Roman"/>
          <w:bCs/>
          <w:sz w:val="24"/>
          <w:szCs w:val="24"/>
        </w:rPr>
        <w:t>tele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phone response data. </w:t>
      </w:r>
      <w:r w:rsidR="00386830" w:rsidRPr="00CE559D">
        <w:rPr>
          <w:rFonts w:ascii="Times New Roman" w:hAnsi="Times New Roman" w:cs="Times New Roman"/>
          <w:bCs/>
          <w:sz w:val="24"/>
          <w:szCs w:val="24"/>
        </w:rPr>
        <w:t xml:space="preserve">The format for survey completion 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was </w:t>
      </w:r>
      <w:r w:rsidR="00C64E90" w:rsidRPr="00CE559D">
        <w:rPr>
          <w:rFonts w:ascii="Times New Roman" w:hAnsi="Times New Roman" w:cs="Times New Roman"/>
          <w:bCs/>
          <w:sz w:val="24"/>
          <w:szCs w:val="24"/>
        </w:rPr>
        <w:t xml:space="preserve">recorded 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for each </w:t>
      </w:r>
      <w:r w:rsidR="00386830" w:rsidRPr="00CE559D">
        <w:rPr>
          <w:rFonts w:ascii="Times New Roman" w:hAnsi="Times New Roman" w:cs="Times New Roman"/>
          <w:bCs/>
          <w:sz w:val="24"/>
          <w:szCs w:val="24"/>
        </w:rPr>
        <w:t xml:space="preserve">respondent 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283B0F" w:rsidRPr="00CE559D">
        <w:rPr>
          <w:rFonts w:ascii="Times New Roman" w:hAnsi="Times New Roman" w:cs="Times New Roman"/>
          <w:bCs/>
          <w:sz w:val="24"/>
          <w:szCs w:val="24"/>
        </w:rPr>
        <w:t>occasional duplications removed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 (i.e.</w:t>
      </w:r>
      <w:r w:rsidR="00283B0F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EB0EAF" w:rsidRPr="00CE559D">
        <w:rPr>
          <w:rFonts w:ascii="Times New Roman" w:hAnsi="Times New Roman" w:cs="Times New Roman"/>
          <w:bCs/>
          <w:sz w:val="24"/>
          <w:szCs w:val="24"/>
        </w:rPr>
        <w:t xml:space="preserve"> farms that responded by more than one method).</w:t>
      </w:r>
      <w:r w:rsidR="0079068C" w:rsidRPr="00CE559D">
        <w:rPr>
          <w:rFonts w:ascii="Times New Roman" w:hAnsi="Times New Roman" w:cs="Times New Roman"/>
          <w:bCs/>
          <w:sz w:val="24"/>
          <w:szCs w:val="24"/>
        </w:rPr>
        <w:t xml:space="preserve"> Missing data for individual questions were identified</w:t>
      </w:r>
      <w:ins w:id="535" w:author="Tucker Andrews" w:date="2020-10-07T14:58:00Z">
        <w:r w:rsidR="003643DE">
          <w:rPr>
            <w:rFonts w:ascii="Times New Roman" w:hAnsi="Times New Roman" w:cs="Times New Roman"/>
            <w:bCs/>
            <w:sz w:val="24"/>
            <w:szCs w:val="24"/>
          </w:rPr>
          <w:t xml:space="preserve"> an</w:t>
        </w:r>
      </w:ins>
      <w:ins w:id="536" w:author="Tucker Andrews" w:date="2020-10-07T14:59:00Z">
        <w:r w:rsidR="003643DE">
          <w:rPr>
            <w:rFonts w:ascii="Times New Roman" w:hAnsi="Times New Roman" w:cs="Times New Roman"/>
            <w:bCs/>
            <w:sz w:val="24"/>
            <w:szCs w:val="24"/>
          </w:rPr>
          <w:t>d excluded from statistical analysis</w:t>
        </w:r>
      </w:ins>
      <w:del w:id="537" w:author="Tucker Andrews" w:date="2020-10-07T14:58:00Z">
        <w:r w:rsidR="0079068C" w:rsidRPr="00CE559D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and</w:delText>
        </w:r>
      </w:del>
      <w:ins w:id="538" w:author="Tucker Andrews" w:date="2020-10-07T14:59:00Z">
        <w:r w:rsidR="003643DE">
          <w:rPr>
            <w:rFonts w:ascii="Times New Roman" w:hAnsi="Times New Roman" w:cs="Times New Roman"/>
            <w:bCs/>
            <w:sz w:val="24"/>
            <w:szCs w:val="24"/>
          </w:rPr>
          <w:t xml:space="preserve">. </w:t>
        </w:r>
      </w:ins>
      <w:commentRangeStart w:id="539"/>
      <w:ins w:id="540" w:author="Tucker Andrews" w:date="2020-10-07T15:20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To test association </w:t>
        </w:r>
      </w:ins>
      <w:ins w:id="541" w:author="Tucker Andrews" w:date="2020-10-08T12:35:00Z">
        <w:r w:rsidR="005938A3">
          <w:rPr>
            <w:rFonts w:ascii="Times New Roman" w:hAnsi="Times New Roman" w:cs="Times New Roman"/>
            <w:bCs/>
            <w:sz w:val="24"/>
            <w:szCs w:val="24"/>
          </w:rPr>
          <w:t>between</w:t>
        </w:r>
      </w:ins>
      <w:ins w:id="542" w:author="Tucker Andrews" w:date="2020-10-07T15:20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 SCC testing frequen</w:t>
        </w:r>
      </w:ins>
      <w:ins w:id="543" w:author="Tucker Andrews" w:date="2020-10-07T15:21:00Z">
        <w:r w:rsidR="001B3AA9">
          <w:rPr>
            <w:rFonts w:ascii="Times New Roman" w:hAnsi="Times New Roman" w:cs="Times New Roman"/>
            <w:bCs/>
            <w:sz w:val="24"/>
            <w:szCs w:val="24"/>
          </w:rPr>
          <w:t>cy</w:t>
        </w:r>
      </w:ins>
      <w:ins w:id="544" w:author="Tucker Andrews" w:date="2020-10-08T12:35:00Z">
        <w:r w:rsidR="005938A3">
          <w:rPr>
            <w:rFonts w:ascii="Times New Roman" w:hAnsi="Times New Roman" w:cs="Times New Roman"/>
            <w:bCs/>
            <w:sz w:val="24"/>
            <w:szCs w:val="24"/>
          </w:rPr>
          <w:t xml:space="preserve"> and other</w:t>
        </w:r>
      </w:ins>
      <w:ins w:id="545" w:author="Tucker Andrews" w:date="2020-10-08T12:36:00Z">
        <w:r w:rsidR="005938A3">
          <w:rPr>
            <w:rFonts w:ascii="Times New Roman" w:hAnsi="Times New Roman" w:cs="Times New Roman"/>
            <w:bCs/>
            <w:sz w:val="24"/>
            <w:szCs w:val="24"/>
          </w:rPr>
          <w:t xml:space="preserve"> variables</w:t>
        </w:r>
      </w:ins>
      <w:ins w:id="546" w:author="Tucker Andrews" w:date="2020-10-08T12:35:00Z">
        <w:r w:rsidR="0088468F">
          <w:rPr>
            <w:rFonts w:ascii="Times New Roman" w:hAnsi="Times New Roman" w:cs="Times New Roman"/>
            <w:bCs/>
            <w:sz w:val="24"/>
            <w:szCs w:val="24"/>
          </w:rPr>
          <w:t>,</w:t>
        </w:r>
      </w:ins>
      <w:ins w:id="547" w:author="Tucker Andrews" w:date="2020-10-07T15:21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 SCC testing</w:t>
        </w:r>
      </w:ins>
      <w:ins w:id="548" w:author="Tucker Andrews" w:date="2020-10-07T15:23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549" w:author="Tucker Andrews" w:date="2020-10-07T15:21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responses were reduced to a binary </w:t>
        </w:r>
      </w:ins>
      <w:ins w:id="550" w:author="Tucker Andrews" w:date="2020-10-07T15:22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outcome of </w:t>
        </w:r>
      </w:ins>
      <w:ins w:id="551" w:author="Tucker Andrews" w:date="2020-10-07T15:23:00Z">
        <w:r w:rsidR="001B3AA9">
          <w:rPr>
            <w:rFonts w:ascii="Times New Roman" w:hAnsi="Times New Roman" w:cs="Times New Roman"/>
            <w:bCs/>
            <w:sz w:val="24"/>
            <w:szCs w:val="24"/>
          </w:rPr>
          <w:t>SCC testing approximately monthly or greater (“yes”</w:t>
        </w:r>
      </w:ins>
      <w:ins w:id="552" w:author="Tucker Andrews" w:date="2020-10-07T15:27:00Z">
        <w:r w:rsidR="00CE7DC9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  <w:r w:rsidR="00CE7DC9"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n </w:t>
        </w:r>
        <w:r w:rsidR="00CE7DC9">
          <w:rPr>
            <w:rFonts w:ascii="Times New Roman" w:hAnsi="Times New Roman" w:cs="Times New Roman"/>
            <w:bCs/>
            <w:sz w:val="24"/>
            <w:szCs w:val="24"/>
          </w:rPr>
          <w:t>= 90</w:t>
        </w:r>
      </w:ins>
      <w:ins w:id="553" w:author="Tucker Andrews" w:date="2020-10-07T15:28:00Z">
        <w:r w:rsidR="0082057F">
          <w:rPr>
            <w:rFonts w:ascii="Times New Roman" w:hAnsi="Times New Roman" w:cs="Times New Roman"/>
            <w:bCs/>
            <w:sz w:val="24"/>
            <w:szCs w:val="24"/>
          </w:rPr>
          <w:t>,</w:t>
        </w:r>
      </w:ins>
      <w:ins w:id="554" w:author="Tucker Andrews" w:date="2020-10-07T15:23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 or “no”</w:t>
        </w:r>
      </w:ins>
      <w:ins w:id="555" w:author="Tucker Andrews" w:date="2020-10-07T15:27:00Z">
        <w:r w:rsidR="00CE7DC9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  <w:r w:rsidR="00CE7DC9"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n </w:t>
        </w:r>
        <w:r w:rsidR="00CE7DC9">
          <w:rPr>
            <w:rFonts w:ascii="Times New Roman" w:hAnsi="Times New Roman" w:cs="Times New Roman"/>
            <w:bCs/>
            <w:sz w:val="24"/>
            <w:szCs w:val="24"/>
          </w:rPr>
          <w:t xml:space="preserve">= </w:t>
        </w:r>
      </w:ins>
      <w:ins w:id="556" w:author="Tucker Andrews" w:date="2020-10-07T15:28:00Z">
        <w:r w:rsidR="00CE7DC9">
          <w:rPr>
            <w:rFonts w:ascii="Times New Roman" w:hAnsi="Times New Roman" w:cs="Times New Roman"/>
            <w:bCs/>
            <w:sz w:val="24"/>
            <w:szCs w:val="24"/>
          </w:rPr>
          <w:t>52</w:t>
        </w:r>
      </w:ins>
      <w:ins w:id="557" w:author="Tucker Andrews" w:date="2020-10-07T15:23:00Z">
        <w:r w:rsidR="001B3AA9">
          <w:rPr>
            <w:rFonts w:ascii="Times New Roman" w:hAnsi="Times New Roman" w:cs="Times New Roman"/>
            <w:bCs/>
            <w:sz w:val="24"/>
            <w:szCs w:val="24"/>
          </w:rPr>
          <w:t>)</w:t>
        </w:r>
      </w:ins>
      <w:commentRangeEnd w:id="539"/>
      <w:ins w:id="558" w:author="Tucker Andrews" w:date="2020-10-08T12:37:00Z">
        <w:r w:rsidR="005938A3">
          <w:rPr>
            <w:rStyle w:val="CommentReference"/>
          </w:rPr>
          <w:commentReference w:id="539"/>
        </w:r>
      </w:ins>
      <w:ins w:id="559" w:author="Tucker Andrews" w:date="2020-10-07T15:23:00Z">
        <w:r w:rsidR="001B3AA9">
          <w:rPr>
            <w:rFonts w:ascii="Times New Roman" w:hAnsi="Times New Roman" w:cs="Times New Roman"/>
            <w:bCs/>
            <w:sz w:val="24"/>
            <w:szCs w:val="24"/>
          </w:rPr>
          <w:t>.</w:t>
        </w:r>
      </w:ins>
      <w:ins w:id="560" w:author="Tucker Andrews" w:date="2020-10-08T12:33:00Z">
        <w:r w:rsidR="0088468F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del w:id="561" w:author="Tucker Andrews" w:date="2020-10-07T14:59:00Z">
        <w:r w:rsidR="0079068C" w:rsidRPr="00CE559D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  <w:commentRangeStart w:id="562"/>
        <w:r w:rsidR="00910A0B" w:rsidRPr="00CE559D" w:rsidDel="003643DE">
          <w:rPr>
            <w:rFonts w:ascii="Times New Roman" w:hAnsi="Times New Roman" w:cs="Times New Roman"/>
            <w:bCs/>
            <w:sz w:val="24"/>
            <w:szCs w:val="24"/>
          </w:rPr>
          <w:delText>questionnaires</w:delText>
        </w:r>
        <w:r w:rsidR="0079068C" w:rsidRPr="00CE559D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with missing data for individual questions were included in the analysis,</w:delText>
        </w:r>
        <w:commentRangeEnd w:id="562"/>
        <w:r w:rsidR="0058372C" w:rsidRPr="002E7301" w:rsidDel="003643DE">
          <w:rPr>
            <w:rStyle w:val="CommentReference"/>
            <w:bCs/>
          </w:rPr>
          <w:commentReference w:id="562"/>
        </w:r>
        <w:r w:rsidR="0079068C" w:rsidRPr="002E7301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with statistics calculated </w:delText>
        </w:r>
        <w:r w:rsidR="00F41AAA" w:rsidRPr="002E7301" w:rsidDel="003643DE">
          <w:rPr>
            <w:rFonts w:ascii="Times New Roman" w:hAnsi="Times New Roman" w:cs="Times New Roman"/>
            <w:bCs/>
            <w:sz w:val="24"/>
            <w:szCs w:val="24"/>
          </w:rPr>
          <w:delText>at the question level including only data where there w</w:delText>
        </w:r>
        <w:r w:rsidR="00910A0B" w:rsidRPr="003643DE" w:rsidDel="003643DE">
          <w:rPr>
            <w:rFonts w:ascii="Times New Roman" w:hAnsi="Times New Roman" w:cs="Times New Roman"/>
            <w:bCs/>
            <w:sz w:val="24"/>
            <w:szCs w:val="24"/>
          </w:rPr>
          <w:delText>ere</w:delText>
        </w:r>
        <w:r w:rsidR="00F41AAA" w:rsidRPr="003643DE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response</w:delText>
        </w:r>
        <w:r w:rsidR="00910A0B" w:rsidRPr="003643DE" w:rsidDel="003643DE">
          <w:rPr>
            <w:rFonts w:ascii="Times New Roman" w:hAnsi="Times New Roman" w:cs="Times New Roman"/>
            <w:bCs/>
            <w:sz w:val="24"/>
            <w:szCs w:val="24"/>
          </w:rPr>
          <w:delText>s</w:delText>
        </w:r>
        <w:r w:rsidR="00F41AAA" w:rsidRPr="003643DE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to the question.</w:delText>
        </w:r>
        <w:r w:rsidR="0079068C" w:rsidRPr="00CE559D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  <w:r w:rsidR="00EB0EAF" w:rsidRPr="00CE559D" w:rsidDel="003643DE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</w:del>
      <w:r w:rsidR="00216A36" w:rsidRPr="00CE559D">
        <w:rPr>
          <w:rFonts w:ascii="Times New Roman" w:hAnsi="Times New Roman" w:cs="Times New Roman"/>
          <w:bCs/>
          <w:sz w:val="24"/>
          <w:szCs w:val="24"/>
        </w:rPr>
        <w:t xml:space="preserve">All statistics were performed using R </w:t>
      </w:r>
      <w:r w:rsidR="00DD0EA0" w:rsidRPr="00CE559D">
        <w:rPr>
          <w:rFonts w:ascii="Times New Roman" w:hAnsi="Times New Roman" w:cs="Times New Roman"/>
          <w:bCs/>
          <w:sz w:val="24"/>
          <w:szCs w:val="24"/>
        </w:rPr>
        <w:t xml:space="preserve">4.0.2 </w:t>
      </w:r>
      <w:r w:rsidR="00216A36" w:rsidRPr="00CE559D">
        <w:rPr>
          <w:rFonts w:ascii="Times New Roman" w:hAnsi="Times New Roman" w:cs="Times New Roman"/>
          <w:bCs/>
          <w:sz w:val="24"/>
          <w:szCs w:val="24"/>
        </w:rPr>
        <w:t xml:space="preserve">software. </w:t>
      </w:r>
    </w:p>
    <w:p w14:paraId="4E42499E" w14:textId="7186118D" w:rsidR="00805253" w:rsidRPr="00CE559D" w:rsidRDefault="0082057F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ins w:id="563" w:author="Tucker Andrews" w:date="2020-10-07T15:28:00Z">
        <w:r>
          <w:rPr>
            <w:rFonts w:ascii="Times New Roman" w:hAnsi="Times New Roman" w:cs="Times New Roman"/>
            <w:bCs/>
            <w:sz w:val="24"/>
            <w:szCs w:val="24"/>
          </w:rPr>
          <w:lastRenderedPageBreak/>
          <w:tab/>
        </w:r>
      </w:ins>
      <w:r w:rsidR="00611B56" w:rsidRPr="00CE559D">
        <w:rPr>
          <w:rFonts w:ascii="Times New Roman" w:hAnsi="Times New Roman" w:cs="Times New Roman"/>
          <w:bCs/>
          <w:sz w:val="24"/>
          <w:szCs w:val="24"/>
        </w:rPr>
        <w:t xml:space="preserve">Descriptive </w:t>
      </w:r>
      <w:r w:rsidR="005D32B3" w:rsidRPr="00CE559D">
        <w:rPr>
          <w:rFonts w:ascii="Times New Roman" w:hAnsi="Times New Roman" w:cs="Times New Roman"/>
          <w:bCs/>
          <w:sz w:val="24"/>
          <w:szCs w:val="24"/>
        </w:rPr>
        <w:t xml:space="preserve">summary </w:t>
      </w:r>
      <w:r w:rsidR="00611B56" w:rsidRPr="00CE559D">
        <w:rPr>
          <w:rFonts w:ascii="Times New Roman" w:hAnsi="Times New Roman" w:cs="Times New Roman"/>
          <w:bCs/>
          <w:sz w:val="24"/>
          <w:szCs w:val="24"/>
        </w:rPr>
        <w:t xml:space="preserve">statistics were calculated </w:t>
      </w:r>
      <w:r w:rsidR="005D32B3" w:rsidRPr="00CE559D">
        <w:rPr>
          <w:rFonts w:ascii="Times New Roman" w:hAnsi="Times New Roman" w:cs="Times New Roman"/>
          <w:bCs/>
          <w:sz w:val="24"/>
          <w:szCs w:val="24"/>
        </w:rPr>
        <w:t xml:space="preserve">for each question. </w:t>
      </w:r>
      <w:r w:rsidR="00DD0EA0" w:rsidRPr="00CE559D">
        <w:rPr>
          <w:rFonts w:ascii="Times New Roman" w:hAnsi="Times New Roman" w:cs="Times New Roman"/>
          <w:bCs/>
          <w:sz w:val="24"/>
          <w:szCs w:val="24"/>
        </w:rPr>
        <w:t>C</w:t>
      </w:r>
      <w:r w:rsidR="00394A39" w:rsidRPr="00CE559D">
        <w:rPr>
          <w:rFonts w:ascii="Times New Roman" w:hAnsi="Times New Roman" w:cs="Times New Roman"/>
          <w:bCs/>
          <w:sz w:val="24"/>
          <w:szCs w:val="24"/>
        </w:rPr>
        <w:t xml:space="preserve">alculation of </w:t>
      </w:r>
      <w:r w:rsidR="00710B49" w:rsidRPr="00CE559D">
        <w:rPr>
          <w:rFonts w:ascii="Times New Roman" w:hAnsi="Times New Roman" w:cs="Times New Roman"/>
          <w:bCs/>
          <w:sz w:val="24"/>
          <w:szCs w:val="24"/>
        </w:rPr>
        <w:t xml:space="preserve">95% </w:t>
      </w:r>
      <w:r w:rsidR="00394A39" w:rsidRPr="00CE559D">
        <w:rPr>
          <w:rFonts w:ascii="Times New Roman" w:hAnsi="Times New Roman" w:cs="Times New Roman"/>
          <w:bCs/>
          <w:sz w:val="24"/>
          <w:szCs w:val="24"/>
        </w:rPr>
        <w:t>confidence intervals</w:t>
      </w:r>
      <w:r w:rsidR="00710B49" w:rsidRPr="00CE559D">
        <w:rPr>
          <w:rFonts w:ascii="Times New Roman" w:hAnsi="Times New Roman" w:cs="Times New Roman"/>
          <w:bCs/>
          <w:sz w:val="24"/>
          <w:szCs w:val="24"/>
        </w:rPr>
        <w:t xml:space="preserve"> (CI</w:t>
      </w:r>
      <w:r w:rsidR="00710B49" w:rsidRPr="00CE559D">
        <w:rPr>
          <w:rFonts w:ascii="Times New Roman" w:hAnsi="Times New Roman" w:cs="Times New Roman"/>
          <w:bCs/>
          <w:sz w:val="24"/>
          <w:szCs w:val="24"/>
          <w:vertAlign w:val="subscript"/>
        </w:rPr>
        <w:t>95</w:t>
      </w:r>
      <w:r w:rsidR="00710B49" w:rsidRPr="00CE559D">
        <w:rPr>
          <w:rFonts w:ascii="Times New Roman" w:hAnsi="Times New Roman" w:cs="Times New Roman"/>
          <w:bCs/>
          <w:sz w:val="24"/>
          <w:szCs w:val="24"/>
        </w:rPr>
        <w:t>)</w:t>
      </w:r>
      <w:r w:rsidR="00394A39" w:rsidRPr="00CE559D">
        <w:rPr>
          <w:rFonts w:ascii="Times New Roman" w:hAnsi="Times New Roman" w:cs="Times New Roman"/>
          <w:bCs/>
          <w:sz w:val="24"/>
          <w:szCs w:val="24"/>
        </w:rPr>
        <w:t xml:space="preserve"> on observed proportions </w:t>
      </w:r>
      <w:r w:rsidR="006237E8" w:rsidRPr="00CE559D">
        <w:rPr>
          <w:rFonts w:ascii="Times New Roman" w:hAnsi="Times New Roman" w:cs="Times New Roman"/>
          <w:bCs/>
          <w:sz w:val="24"/>
          <w:szCs w:val="24"/>
        </w:rPr>
        <w:t>for types of housing and bedding systems used by respondents</w:t>
      </w:r>
      <w:ins w:id="564" w:author="Tucker Andrews" w:date="2020-10-08T12:27:00Z">
        <w:r w:rsidR="0088468F">
          <w:rPr>
            <w:rFonts w:ascii="Times New Roman" w:hAnsi="Times New Roman" w:cs="Times New Roman"/>
            <w:bCs/>
            <w:sz w:val="24"/>
            <w:szCs w:val="24"/>
          </w:rPr>
          <w:t xml:space="preserve"> and reported frequency of </w:t>
        </w:r>
      </w:ins>
      <w:ins w:id="565" w:author="Tucker Andrews" w:date="2020-10-08T12:28:00Z">
        <w:r w:rsidR="0088468F">
          <w:rPr>
            <w:rFonts w:ascii="Times New Roman" w:hAnsi="Times New Roman" w:cs="Times New Roman"/>
            <w:bCs/>
            <w:sz w:val="24"/>
            <w:szCs w:val="24"/>
          </w:rPr>
          <w:t>SCC testing</w:t>
        </w:r>
      </w:ins>
      <w:r w:rsidR="00DD0EA0" w:rsidRPr="00CE559D">
        <w:rPr>
          <w:rFonts w:ascii="Times New Roman" w:hAnsi="Times New Roman" w:cs="Times New Roman"/>
          <w:bCs/>
          <w:sz w:val="24"/>
          <w:szCs w:val="24"/>
        </w:rPr>
        <w:t xml:space="preserve"> was performed </w:t>
      </w:r>
      <w:r w:rsidR="007D0A63" w:rsidRPr="00CE559D">
        <w:rPr>
          <w:rFonts w:ascii="Times New Roman" w:hAnsi="Times New Roman" w:cs="Times New Roman"/>
          <w:bCs/>
          <w:sz w:val="24"/>
          <w:szCs w:val="24"/>
        </w:rPr>
        <w:t>using t</w:t>
      </w:r>
      <w:r w:rsidR="00DD0EA0" w:rsidRPr="00CE559D">
        <w:rPr>
          <w:rFonts w:ascii="Times New Roman" w:hAnsi="Times New Roman" w:cs="Times New Roman"/>
          <w:bCs/>
          <w:sz w:val="24"/>
          <w:szCs w:val="24"/>
        </w:rPr>
        <w:t>he</w:t>
      </w:r>
      <w:commentRangeStart w:id="566"/>
      <w:r w:rsidR="00DD0EA0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0EA0" w:rsidRPr="00CE559D">
        <w:rPr>
          <w:rFonts w:ascii="Times New Roman" w:hAnsi="Times New Roman" w:cs="Times New Roman"/>
          <w:bCs/>
          <w:sz w:val="24"/>
          <w:szCs w:val="24"/>
        </w:rPr>
        <w:t>DescTools</w:t>
      </w:r>
      <w:proofErr w:type="spellEnd"/>
      <w:r w:rsidR="00DD0EA0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commentRangeEnd w:id="566"/>
      <w:r w:rsidR="0088468F">
        <w:rPr>
          <w:rStyle w:val="CommentReference"/>
        </w:rPr>
        <w:commentReference w:id="566"/>
      </w:r>
      <w:r w:rsidR="00DD0EA0" w:rsidRPr="00CE559D">
        <w:rPr>
          <w:rFonts w:ascii="Times New Roman" w:hAnsi="Times New Roman" w:cs="Times New Roman"/>
          <w:bCs/>
          <w:sz w:val="24"/>
          <w:szCs w:val="24"/>
        </w:rPr>
        <w:t>package</w:t>
      </w:r>
      <w:ins w:id="567" w:author="Tucker Andrews" w:date="2020-10-08T14:16:00Z">
        <w:r w:rsidR="00E26882">
          <w:rPr>
            <w:rFonts w:ascii="Times New Roman" w:hAnsi="Times New Roman" w:cs="Times New Roman"/>
            <w:bCs/>
            <w:sz w:val="24"/>
            <w:szCs w:val="24"/>
          </w:rPr>
          <w:t xml:space="preserve"> (</w:t>
        </w:r>
      </w:ins>
      <w:proofErr w:type="spellStart"/>
      <w:ins w:id="568" w:author="Tucker Andrews" w:date="2020-10-08T14:20:00Z">
        <w:r w:rsidR="00E26882">
          <w:rPr>
            <w:rFonts w:ascii="Times New Roman" w:hAnsi="Times New Roman" w:cs="Times New Roman"/>
            <w:bCs/>
            <w:sz w:val="24"/>
            <w:szCs w:val="24"/>
          </w:rPr>
          <w:t>Signorell</w:t>
        </w:r>
        <w:proofErr w:type="spellEnd"/>
        <w:r w:rsidR="00E26882">
          <w:rPr>
            <w:rFonts w:ascii="Times New Roman" w:hAnsi="Times New Roman" w:cs="Times New Roman"/>
            <w:bCs/>
            <w:sz w:val="24"/>
            <w:szCs w:val="24"/>
          </w:rPr>
          <w:t xml:space="preserve"> et al</w:t>
        </w:r>
      </w:ins>
      <w:r w:rsidR="006237E8" w:rsidRPr="00CE559D">
        <w:rPr>
          <w:rFonts w:ascii="Times New Roman" w:hAnsi="Times New Roman" w:cs="Times New Roman"/>
          <w:bCs/>
          <w:sz w:val="24"/>
          <w:szCs w:val="24"/>
        </w:rPr>
        <w:t>.</w:t>
      </w:r>
      <w:ins w:id="569" w:author="Tucker Andrews" w:date="2020-10-08T14:20:00Z">
        <w:r w:rsidR="00E26882">
          <w:rPr>
            <w:rFonts w:ascii="Times New Roman" w:hAnsi="Times New Roman" w:cs="Times New Roman"/>
            <w:bCs/>
            <w:sz w:val="24"/>
            <w:szCs w:val="24"/>
          </w:rPr>
          <w:t>, 2020).</w:t>
        </w:r>
      </w:ins>
      <w:r w:rsidR="00394A39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85AB9" w:rsidRPr="00CE559D">
        <w:rPr>
          <w:rFonts w:ascii="Times New Roman" w:hAnsi="Times New Roman" w:cs="Times New Roman"/>
          <w:bCs/>
          <w:sz w:val="24"/>
          <w:szCs w:val="24"/>
        </w:rPr>
        <w:t xml:space="preserve">Independence of categorical variables </w:t>
      </w:r>
      <w:r w:rsidR="00593696" w:rsidRPr="00CE559D">
        <w:rPr>
          <w:rFonts w:ascii="Times New Roman" w:hAnsi="Times New Roman" w:cs="Times New Roman"/>
          <w:bCs/>
          <w:sz w:val="24"/>
          <w:szCs w:val="24"/>
        </w:rPr>
        <w:t xml:space="preserve">was </w:t>
      </w:r>
      <w:r w:rsidR="00F85AB9" w:rsidRPr="00CE559D">
        <w:rPr>
          <w:rFonts w:ascii="Times New Roman" w:hAnsi="Times New Roman" w:cs="Times New Roman"/>
          <w:bCs/>
          <w:sz w:val="24"/>
          <w:szCs w:val="24"/>
        </w:rPr>
        <w:t xml:space="preserve">assessed with </w:t>
      </w:r>
      <w:r w:rsidR="00AD5937" w:rsidRPr="00CE559D">
        <w:rPr>
          <w:rFonts w:ascii="Times New Roman" w:hAnsi="Times New Roman" w:cs="Times New Roman"/>
          <w:bCs/>
          <w:sz w:val="24"/>
          <w:szCs w:val="24"/>
        </w:rPr>
        <w:t xml:space="preserve">Pearson’s </w:t>
      </w:r>
      <w:r w:rsidR="00F85AB9" w:rsidRPr="00CE559D">
        <w:rPr>
          <w:rFonts w:ascii="Times New Roman" w:hAnsi="Times New Roman" w:cs="Times New Roman"/>
          <w:bCs/>
          <w:sz w:val="24"/>
          <w:szCs w:val="24"/>
        </w:rPr>
        <w:t>chi</w:t>
      </w:r>
      <w:r w:rsidR="00012522" w:rsidRPr="00CE559D">
        <w:rPr>
          <w:rFonts w:ascii="Times New Roman" w:hAnsi="Times New Roman" w:cs="Times New Roman"/>
          <w:bCs/>
          <w:sz w:val="24"/>
          <w:szCs w:val="24"/>
        </w:rPr>
        <w:t>-</w:t>
      </w:r>
      <w:r w:rsidR="00F85AB9" w:rsidRPr="00CE559D">
        <w:rPr>
          <w:rFonts w:ascii="Times New Roman" w:hAnsi="Times New Roman" w:cs="Times New Roman"/>
          <w:bCs/>
          <w:sz w:val="24"/>
          <w:szCs w:val="24"/>
        </w:rPr>
        <w:t>square test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F0592" w:rsidRPr="00CE559D">
        <w:rPr>
          <w:rFonts w:ascii="Times New Roman" w:hAnsi="Times New Roman" w:cs="Times New Roman"/>
          <w:bCs/>
          <w:sz w:val="24"/>
          <w:szCs w:val="24"/>
        </w:rPr>
        <w:t xml:space="preserve">Kruskal-Wallis </w:t>
      </w:r>
      <w:r w:rsidR="00601A59" w:rsidRPr="00CE559D">
        <w:rPr>
          <w:rFonts w:ascii="Times New Roman" w:hAnsi="Times New Roman" w:cs="Times New Roman"/>
          <w:bCs/>
          <w:sz w:val="24"/>
          <w:szCs w:val="24"/>
        </w:rPr>
        <w:t xml:space="preserve">(K-W) </w:t>
      </w:r>
      <w:r w:rsidR="00F65BE4" w:rsidRPr="00CE559D">
        <w:rPr>
          <w:rFonts w:ascii="Times New Roman" w:hAnsi="Times New Roman" w:cs="Times New Roman"/>
          <w:bCs/>
          <w:sz w:val="24"/>
          <w:szCs w:val="24"/>
        </w:rPr>
        <w:t>rank sum test</w:t>
      </w:r>
      <w:r w:rsidR="00601A59" w:rsidRPr="00CE559D">
        <w:rPr>
          <w:rFonts w:ascii="Times New Roman" w:hAnsi="Times New Roman" w:cs="Times New Roman"/>
          <w:bCs/>
          <w:sz w:val="24"/>
          <w:szCs w:val="24"/>
        </w:rPr>
        <w:t xml:space="preserve"> was used to test associations between ordinal dependent variables and independent variables with </w:t>
      </w:r>
      <w:r w:rsidR="00593696" w:rsidRPr="00CE559D">
        <w:rPr>
          <w:rFonts w:ascii="Times New Roman" w:hAnsi="Times New Roman" w:cs="Times New Roman"/>
          <w:bCs/>
          <w:sz w:val="24"/>
          <w:szCs w:val="24"/>
        </w:rPr>
        <w:t>multiple categories</w:t>
      </w:r>
      <w:r w:rsidR="00601A59" w:rsidRPr="00CE559D">
        <w:rPr>
          <w:rFonts w:ascii="Times New Roman" w:hAnsi="Times New Roman" w:cs="Times New Roman"/>
          <w:bCs/>
          <w:sz w:val="24"/>
          <w:szCs w:val="24"/>
        </w:rPr>
        <w:t xml:space="preserve">, and when significant differences were observed </w:t>
      </w:r>
      <w:r w:rsidR="00216A36" w:rsidRPr="00CE559D">
        <w:rPr>
          <w:rFonts w:ascii="Times New Roman" w:hAnsi="Times New Roman" w:cs="Times New Roman"/>
          <w:bCs/>
          <w:sz w:val="24"/>
          <w:szCs w:val="24"/>
        </w:rPr>
        <w:t>the Dunn test for</w:t>
      </w:r>
      <w:r w:rsidR="00601A59" w:rsidRPr="00CE559D">
        <w:rPr>
          <w:rFonts w:ascii="Times New Roman" w:hAnsi="Times New Roman" w:cs="Times New Roman"/>
          <w:bCs/>
          <w:sz w:val="24"/>
          <w:szCs w:val="24"/>
        </w:rPr>
        <w:t xml:space="preserve"> multiple comparisons</w:t>
      </w:r>
      <w:r w:rsidR="00216A36" w:rsidRPr="00CE559D">
        <w:rPr>
          <w:rFonts w:ascii="Times New Roman" w:hAnsi="Times New Roman" w:cs="Times New Roman"/>
          <w:bCs/>
          <w:sz w:val="24"/>
          <w:szCs w:val="24"/>
        </w:rPr>
        <w:t xml:space="preserve"> with</w:t>
      </w:r>
      <w:r w:rsidR="00F65BE4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16A36" w:rsidRPr="00CE559D">
        <w:rPr>
          <w:rFonts w:ascii="Times New Roman" w:hAnsi="Times New Roman" w:cs="Times New Roman"/>
          <w:bCs/>
          <w:sz w:val="24"/>
          <w:szCs w:val="24"/>
        </w:rPr>
        <w:t>adjustment was applied</w:t>
      </w:r>
      <w:r w:rsidR="00E57482" w:rsidRPr="00CE559D">
        <w:rPr>
          <w:rFonts w:ascii="Times New Roman" w:hAnsi="Times New Roman" w:cs="Times New Roman"/>
          <w:bCs/>
          <w:sz w:val="24"/>
          <w:szCs w:val="24"/>
        </w:rPr>
        <w:t xml:space="preserve"> using the FSA package</w:t>
      </w:r>
      <w:r w:rsidR="00DD0EA0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57482" w:rsidRPr="00CE559D">
        <w:rPr>
          <w:rFonts w:ascii="Times New Roman" w:hAnsi="Times New Roman" w:cs="Times New Roman"/>
          <w:bCs/>
          <w:sz w:val="24"/>
          <w:szCs w:val="24"/>
        </w:rPr>
        <w:t>(Ogle et al., 2020)</w:t>
      </w:r>
      <w:r w:rsidR="00593696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 xml:space="preserve">Relationships between categorical </w:t>
      </w:r>
      <w:r w:rsidR="00216A36" w:rsidRPr="00CE559D">
        <w:rPr>
          <w:rFonts w:ascii="Times New Roman" w:hAnsi="Times New Roman" w:cs="Times New Roman"/>
          <w:bCs/>
          <w:sz w:val="24"/>
          <w:szCs w:val="24"/>
        </w:rPr>
        <w:t xml:space="preserve">independent variables with </w:t>
      </w:r>
      <w:r w:rsidR="00283B0F" w:rsidRPr="00CE559D">
        <w:rPr>
          <w:rFonts w:ascii="Times New Roman" w:hAnsi="Times New Roman" w:cs="Times New Roman"/>
          <w:bCs/>
          <w:sz w:val="24"/>
          <w:szCs w:val="24"/>
        </w:rPr>
        <w:t xml:space="preserve">two </w:t>
      </w:r>
      <w:r w:rsidR="00216A36" w:rsidRPr="00CE559D">
        <w:rPr>
          <w:rFonts w:ascii="Times New Roman" w:hAnsi="Times New Roman" w:cs="Times New Roman"/>
          <w:bCs/>
          <w:sz w:val="24"/>
          <w:szCs w:val="24"/>
        </w:rPr>
        <w:t xml:space="preserve">or more levels 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 xml:space="preserve">and continuous </w:t>
      </w:r>
      <w:r w:rsidR="00593696" w:rsidRPr="00CE559D">
        <w:rPr>
          <w:rFonts w:ascii="Times New Roman" w:hAnsi="Times New Roman" w:cs="Times New Roman"/>
          <w:bCs/>
          <w:sz w:val="24"/>
          <w:szCs w:val="24"/>
        </w:rPr>
        <w:t xml:space="preserve">dependent 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 xml:space="preserve">variables were assessed using </w:t>
      </w:r>
      <w:r w:rsidR="00216A36" w:rsidRPr="00CE559D">
        <w:rPr>
          <w:rFonts w:ascii="Times New Roman" w:hAnsi="Times New Roman" w:cs="Times New Roman"/>
          <w:bCs/>
          <w:sz w:val="24"/>
          <w:szCs w:val="24"/>
        </w:rPr>
        <w:t xml:space="preserve">one-way 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>analysis of variance</w:t>
      </w:r>
      <w:r w:rsidR="006953FB" w:rsidRPr="00CE559D">
        <w:rPr>
          <w:rFonts w:ascii="Times New Roman" w:hAnsi="Times New Roman" w:cs="Times New Roman"/>
          <w:bCs/>
          <w:sz w:val="24"/>
          <w:szCs w:val="24"/>
        </w:rPr>
        <w:t xml:space="preserve"> (ANOVA)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FE40DA" w:rsidRPr="00CE559D">
        <w:rPr>
          <w:rFonts w:ascii="Times New Roman" w:hAnsi="Times New Roman" w:cs="Times New Roman"/>
          <w:bCs/>
          <w:sz w:val="24"/>
          <w:szCs w:val="24"/>
        </w:rPr>
        <w:t xml:space="preserve"> Associations between </w:t>
      </w:r>
      <w:r w:rsidR="00AD654D" w:rsidRPr="00CE559D">
        <w:rPr>
          <w:rFonts w:ascii="Times New Roman" w:hAnsi="Times New Roman" w:cs="Times New Roman"/>
          <w:bCs/>
          <w:sz w:val="24"/>
          <w:szCs w:val="24"/>
        </w:rPr>
        <w:t>binary</w:t>
      </w:r>
      <w:r w:rsidR="00FE40DA" w:rsidRPr="00CE559D">
        <w:rPr>
          <w:rFonts w:ascii="Times New Roman" w:hAnsi="Times New Roman" w:cs="Times New Roman"/>
          <w:bCs/>
          <w:sz w:val="24"/>
          <w:szCs w:val="24"/>
        </w:rPr>
        <w:t xml:space="preserve"> dependent variables and independent predictors were tested by logistic regression</w:t>
      </w:r>
      <w:commentRangeStart w:id="570"/>
      <w:ins w:id="571" w:author="Tucker Andrews" w:date="2020-10-07T15:15:00Z">
        <w:r w:rsidR="001B3AA9">
          <w:rPr>
            <w:rFonts w:ascii="Times New Roman" w:hAnsi="Times New Roman" w:cs="Times New Roman"/>
            <w:bCs/>
            <w:sz w:val="24"/>
            <w:szCs w:val="24"/>
          </w:rPr>
          <w:t>;</w:t>
        </w:r>
      </w:ins>
      <w:commentRangeEnd w:id="570"/>
      <w:ins w:id="572" w:author="Tucker Andrews" w:date="2020-10-08T12:41:00Z">
        <w:r w:rsidR="005938A3">
          <w:rPr>
            <w:rStyle w:val="CommentReference"/>
          </w:rPr>
          <w:commentReference w:id="570"/>
        </w:r>
      </w:ins>
      <w:ins w:id="573" w:author="Tucker Andrews" w:date="2020-10-07T15:15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 post-hoc pairwise </w:t>
        </w:r>
      </w:ins>
      <w:ins w:id="574" w:author="Tucker Andrews" w:date="2020-10-07T15:16:00Z">
        <w:r w:rsidR="001B3AA9">
          <w:rPr>
            <w:rFonts w:ascii="Times New Roman" w:hAnsi="Times New Roman" w:cs="Times New Roman"/>
            <w:bCs/>
            <w:sz w:val="24"/>
            <w:szCs w:val="24"/>
          </w:rPr>
          <w:t>associations</w:t>
        </w:r>
      </w:ins>
      <w:ins w:id="575" w:author="Tucker Andrews" w:date="2020-10-07T15:15:00Z">
        <w:r w:rsidR="001B3AA9">
          <w:rPr>
            <w:rFonts w:ascii="Times New Roman" w:hAnsi="Times New Roman" w:cs="Times New Roman"/>
            <w:bCs/>
            <w:sz w:val="24"/>
            <w:szCs w:val="24"/>
          </w:rPr>
          <w:t xml:space="preserve"> were tested </w:t>
        </w:r>
      </w:ins>
      <w:ins w:id="576" w:author="Tucker Andrews" w:date="2020-10-07T15:16:00Z">
        <w:r w:rsidR="001B3AA9">
          <w:rPr>
            <w:rFonts w:ascii="Times New Roman" w:hAnsi="Times New Roman" w:cs="Times New Roman"/>
            <w:bCs/>
            <w:sz w:val="24"/>
            <w:szCs w:val="24"/>
          </w:rPr>
          <w:t>for significance using Tukey’s Honest Significant Difference Test</w:t>
        </w:r>
      </w:ins>
      <w:r w:rsidR="00FE40DA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758BB" w:rsidRPr="00CE559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P </w:t>
      </w:r>
      <w:r w:rsidR="00C758BB" w:rsidRPr="00CE559D">
        <w:rPr>
          <w:rFonts w:ascii="Times New Roman" w:hAnsi="Times New Roman" w:cs="Times New Roman"/>
          <w:bCs/>
          <w:sz w:val="24"/>
          <w:szCs w:val="24"/>
        </w:rPr>
        <w:t xml:space="preserve">values were assigned to assess significance </w:t>
      </w:r>
      <w:ins w:id="577" w:author="Tucker Andrews" w:date="2020-10-08T09:38:00Z">
        <w:r w:rsidR="005A0D1F">
          <w:rPr>
            <w:rFonts w:ascii="Times New Roman" w:hAnsi="Times New Roman" w:cs="Times New Roman"/>
            <w:bCs/>
            <w:sz w:val="24"/>
            <w:szCs w:val="24"/>
          </w:rPr>
          <w:t>(</w:t>
        </w:r>
        <w:r w:rsidR="005A0D1F" w:rsidRPr="00CE559D">
          <w:rPr>
            <w:rFonts w:ascii="Times New Roman" w:hAnsi="Times New Roman" w:cs="Times New Roman"/>
            <w:bCs/>
            <w:i/>
            <w:sz w:val="24"/>
            <w:szCs w:val="24"/>
          </w:rPr>
          <w:t xml:space="preserve">P </w:t>
        </w:r>
        <w:r w:rsidR="005A0D1F" w:rsidRPr="00CE559D">
          <w:rPr>
            <w:rFonts w:ascii="Times New Roman" w:hAnsi="Times New Roman" w:cs="Times New Roman"/>
            <w:bCs/>
            <w:sz w:val="24"/>
            <w:szCs w:val="24"/>
          </w:rPr>
          <w:t>≤ 0.05</w:t>
        </w:r>
        <w:r w:rsidR="005A0D1F">
          <w:rPr>
            <w:rFonts w:ascii="Times New Roman" w:hAnsi="Times New Roman" w:cs="Times New Roman"/>
            <w:bCs/>
            <w:sz w:val="24"/>
            <w:szCs w:val="24"/>
          </w:rPr>
          <w:t>)</w:t>
        </w:r>
        <w:r w:rsidR="005A0D1F" w:rsidRPr="00CE559D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r w:rsidR="00C758BB" w:rsidRPr="00CE559D">
        <w:rPr>
          <w:rFonts w:ascii="Times New Roman" w:hAnsi="Times New Roman" w:cs="Times New Roman"/>
          <w:bCs/>
          <w:sz w:val="24"/>
          <w:szCs w:val="24"/>
        </w:rPr>
        <w:t>of association</w:t>
      </w:r>
      <w:ins w:id="578" w:author="Tucker Andrews" w:date="2020-10-08T09:38:00Z">
        <w:r w:rsidR="005A0D1F">
          <w:rPr>
            <w:rFonts w:ascii="Times New Roman" w:hAnsi="Times New Roman" w:cs="Times New Roman"/>
            <w:bCs/>
            <w:sz w:val="24"/>
            <w:szCs w:val="24"/>
          </w:rPr>
          <w:t>.</w:t>
        </w:r>
      </w:ins>
      <w:del w:id="579" w:author="Tucker Andrews" w:date="2020-10-08T09:38:00Z">
        <w:r w:rsidR="005D32B3" w:rsidRPr="00CE559D" w:rsidDel="005A0D1F">
          <w:rPr>
            <w:rFonts w:ascii="Times New Roman" w:hAnsi="Times New Roman" w:cs="Times New Roman"/>
            <w:bCs/>
            <w:sz w:val="24"/>
            <w:szCs w:val="24"/>
          </w:rPr>
          <w:delText>, with significance at</w:delText>
        </w:r>
      </w:del>
      <w:r w:rsidR="005D32B3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del w:id="580" w:author="Tucker Andrews" w:date="2020-10-08T09:38:00Z">
        <w:r w:rsidR="005D32B3" w:rsidRPr="00CE559D" w:rsidDel="005A0D1F">
          <w:rPr>
            <w:rFonts w:ascii="Times New Roman" w:hAnsi="Times New Roman" w:cs="Times New Roman"/>
            <w:bCs/>
            <w:i/>
            <w:sz w:val="24"/>
            <w:szCs w:val="24"/>
          </w:rPr>
          <w:delText xml:space="preserve">P </w:delText>
        </w:r>
        <w:r w:rsidR="005D32B3" w:rsidRPr="00CE559D" w:rsidDel="005A0D1F">
          <w:rPr>
            <w:rFonts w:ascii="Times New Roman" w:hAnsi="Times New Roman" w:cs="Times New Roman"/>
            <w:bCs/>
            <w:sz w:val="24"/>
            <w:szCs w:val="24"/>
          </w:rPr>
          <w:delText>≤ 0.05</w:delText>
        </w:r>
        <w:r w:rsidR="00C758BB" w:rsidRPr="00CE559D" w:rsidDel="005A0D1F">
          <w:rPr>
            <w:rFonts w:ascii="Times New Roman" w:hAnsi="Times New Roman" w:cs="Times New Roman"/>
            <w:bCs/>
            <w:sz w:val="24"/>
            <w:szCs w:val="24"/>
          </w:rPr>
          <w:delText xml:space="preserve">. </w:delText>
        </w:r>
      </w:del>
    </w:p>
    <w:p w14:paraId="0D7740E6" w14:textId="06E920D5" w:rsidR="00A16CA0" w:rsidRPr="00E16A84" w:rsidRDefault="00592178" w:rsidP="00CB57EC">
      <w:pPr>
        <w:tabs>
          <w:tab w:val="left" w:pos="360"/>
          <w:tab w:val="left" w:pos="720"/>
        </w:tabs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16A84">
        <w:rPr>
          <w:rFonts w:ascii="Times New Roman" w:hAnsi="Times New Roman" w:cs="Times New Roman"/>
          <w:b/>
          <w:sz w:val="24"/>
          <w:szCs w:val="24"/>
        </w:rPr>
        <w:t>RESULTS AND DISCUSSION</w:t>
      </w:r>
    </w:p>
    <w:p w14:paraId="4631EB47" w14:textId="7E1B1DF9" w:rsidR="00386830" w:rsidRPr="00E16A84" w:rsidRDefault="00386830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E16A84">
        <w:rPr>
          <w:rFonts w:ascii="Times New Roman" w:hAnsi="Times New Roman" w:cs="Times New Roman"/>
          <w:b/>
          <w:i/>
          <w:iCs/>
          <w:sz w:val="24"/>
          <w:szCs w:val="24"/>
        </w:rPr>
        <w:t>Survey Methodology</w:t>
      </w:r>
    </w:p>
    <w:p w14:paraId="6426D385" w14:textId="168F5D76" w:rsidR="00EF62BF" w:rsidRPr="00CE559D" w:rsidRDefault="00857F6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5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582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ab/>
      </w:r>
      <w:r w:rsidR="00D57B52" w:rsidRPr="002E7301">
        <w:rPr>
          <w:rFonts w:ascii="Times New Roman" w:hAnsi="Times New Roman" w:cs="Times New Roman"/>
          <w:bCs/>
          <w:sz w:val="24"/>
          <w:szCs w:val="24"/>
        </w:rPr>
        <w:t>The overall response rate was 82% (</w:t>
      </w:r>
      <w:r w:rsidR="00D57B52" w:rsidRPr="002E7301">
        <w:rPr>
          <w:rFonts w:ascii="Times New Roman" w:hAnsi="Times New Roman" w:cs="Times New Roman"/>
          <w:bCs/>
          <w:i/>
          <w:iCs/>
          <w:sz w:val="24"/>
          <w:szCs w:val="24"/>
        </w:rPr>
        <w:t>n</w:t>
      </w:r>
      <w:r w:rsidR="00D57B52" w:rsidRPr="003643DE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D57B52" w:rsidRPr="00CE559D">
        <w:rPr>
          <w:rFonts w:ascii="Times New Roman" w:hAnsi="Times New Roman" w:cs="Times New Roman"/>
          <w:bCs/>
          <w:sz w:val="24"/>
          <w:szCs w:val="24"/>
        </w:rPr>
        <w:t>14</w:t>
      </w:r>
      <w:r w:rsidR="00883AF4" w:rsidRPr="00CE559D">
        <w:rPr>
          <w:rFonts w:ascii="Times New Roman" w:hAnsi="Times New Roman" w:cs="Times New Roman"/>
          <w:bCs/>
          <w:sz w:val="24"/>
          <w:szCs w:val="24"/>
        </w:rPr>
        <w:t>5</w:t>
      </w:r>
      <w:r w:rsidR="00D57B52" w:rsidRPr="00CE559D">
        <w:rPr>
          <w:rFonts w:ascii="Times New Roman" w:hAnsi="Times New Roman" w:cs="Times New Roman"/>
          <w:bCs/>
          <w:sz w:val="24"/>
          <w:szCs w:val="24"/>
        </w:rPr>
        <w:t>) of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 177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certified organic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461C8" w:rsidRPr="00994760">
        <w:rPr>
          <w:rFonts w:ascii="Times New Roman" w:hAnsi="Times New Roman" w:cs="Times New Roman"/>
          <w:bCs/>
          <w:sz w:val="24"/>
          <w:szCs w:val="24"/>
        </w:rPr>
        <w:t xml:space="preserve">dairy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farms</w:t>
      </w:r>
      <w:r w:rsidR="007461C8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83AF4" w:rsidRPr="00994760">
        <w:rPr>
          <w:rFonts w:ascii="Times New Roman" w:hAnsi="Times New Roman" w:cs="Times New Roman"/>
          <w:bCs/>
          <w:sz w:val="24"/>
          <w:szCs w:val="24"/>
        </w:rPr>
        <w:t>producing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cow milk in Vermont</w:t>
      </w:r>
      <w:r w:rsidR="00243609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7233DB" w:rsidRPr="00994760">
        <w:rPr>
          <w:rFonts w:ascii="Times New Roman" w:hAnsi="Times New Roman" w:cs="Times New Roman"/>
          <w:bCs/>
          <w:sz w:val="24"/>
          <w:szCs w:val="24"/>
        </w:rPr>
        <w:t>Three producers reported they were no</w:t>
      </w:r>
      <w:ins w:id="583" w:author="Rachel Gilker" w:date="2020-09-21T12:25:00Z">
        <w:r w:rsidR="00625F0C" w:rsidRPr="00994760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del w:id="584" w:author="Rachel Gilker" w:date="2020-09-21T12:25:00Z">
        <w:r w:rsidR="007233DB" w:rsidRPr="00CE559D" w:rsidDel="00625F0C">
          <w:rPr>
            <w:rFonts w:ascii="Times New Roman" w:hAnsi="Times New Roman" w:cs="Times New Roman"/>
            <w:bCs/>
            <w:sz w:val="24"/>
            <w:szCs w:val="24"/>
            <w:rPrChange w:id="58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-</w:delText>
        </w:r>
      </w:del>
      <w:r w:rsidR="007233DB" w:rsidRPr="00CE559D">
        <w:rPr>
          <w:rFonts w:ascii="Times New Roman" w:hAnsi="Times New Roman" w:cs="Times New Roman"/>
          <w:bCs/>
          <w:sz w:val="24"/>
          <w:szCs w:val="24"/>
          <w:rPrChange w:id="5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longer active dairy producers via the first mailed survey and two reported selling their herd when responding by phone (excluded from analysis). </w:t>
      </w:r>
      <w:r w:rsidR="00C93F46" w:rsidRPr="00CE559D">
        <w:rPr>
          <w:rFonts w:ascii="Times New Roman" w:hAnsi="Times New Roman" w:cs="Times New Roman"/>
          <w:bCs/>
          <w:sz w:val="24"/>
          <w:szCs w:val="24"/>
          <w:rPrChange w:id="5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Four additional f</w:t>
      </w:r>
      <w:r w:rsidR="00263E29" w:rsidRPr="00CE559D">
        <w:rPr>
          <w:rFonts w:ascii="Times New Roman" w:hAnsi="Times New Roman" w:cs="Times New Roman"/>
          <w:bCs/>
          <w:sz w:val="24"/>
          <w:szCs w:val="24"/>
          <w:rPrChange w:id="5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arms </w:t>
      </w:r>
      <w:r w:rsidR="00C93F46" w:rsidRPr="00CE559D">
        <w:rPr>
          <w:rFonts w:ascii="Times New Roman" w:hAnsi="Times New Roman" w:cs="Times New Roman"/>
          <w:bCs/>
          <w:sz w:val="24"/>
          <w:szCs w:val="24"/>
          <w:rPrChange w:id="5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responded that were</w:t>
      </w:r>
      <w:r w:rsidR="00263E29" w:rsidRPr="00CE559D">
        <w:rPr>
          <w:rFonts w:ascii="Times New Roman" w:hAnsi="Times New Roman" w:cs="Times New Roman"/>
          <w:bCs/>
          <w:sz w:val="24"/>
          <w:szCs w:val="24"/>
          <w:rPrChange w:id="5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located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5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outside of Vermont</w:t>
      </w:r>
      <w:r w:rsidR="00E32520" w:rsidRPr="00CE559D">
        <w:rPr>
          <w:rFonts w:ascii="Times New Roman" w:hAnsi="Times New Roman" w:cs="Times New Roman"/>
          <w:bCs/>
          <w:sz w:val="24"/>
          <w:szCs w:val="24"/>
          <w:rPrChange w:id="5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r w:rsidR="001168F5" w:rsidRPr="00CE559D">
        <w:rPr>
          <w:rFonts w:ascii="Times New Roman" w:hAnsi="Times New Roman" w:cs="Times New Roman"/>
          <w:bCs/>
          <w:sz w:val="24"/>
          <w:szCs w:val="24"/>
          <w:rPrChange w:id="5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excluded from</w:t>
      </w:r>
      <w:r w:rsidR="00E32520" w:rsidRPr="00CE559D">
        <w:rPr>
          <w:rFonts w:ascii="Times New Roman" w:hAnsi="Times New Roman" w:cs="Times New Roman"/>
          <w:bCs/>
          <w:sz w:val="24"/>
          <w:szCs w:val="24"/>
          <w:rPrChange w:id="5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analysis)</w:t>
      </w:r>
      <w:r w:rsidR="005D32B3" w:rsidRPr="00CE559D">
        <w:rPr>
          <w:rFonts w:ascii="Times New Roman" w:hAnsi="Times New Roman" w:cs="Times New Roman"/>
          <w:bCs/>
          <w:sz w:val="24"/>
          <w:szCs w:val="24"/>
          <w:rPrChange w:id="5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7B4DB125" w14:textId="7A1D1C70" w:rsidR="002B37B6" w:rsidRPr="00CE559D" w:rsidRDefault="005D32B3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5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5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commentRangeStart w:id="598"/>
      <w:r w:rsidR="008A3C87" w:rsidRPr="00CE559D">
        <w:rPr>
          <w:rFonts w:ascii="Times New Roman" w:hAnsi="Times New Roman" w:cs="Times New Roman"/>
          <w:bCs/>
          <w:sz w:val="24"/>
          <w:szCs w:val="24"/>
          <w:rPrChange w:id="5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 number</w:t>
      </w:r>
      <w:r w:rsidR="00C64E90" w:rsidRPr="00CE559D">
        <w:rPr>
          <w:rFonts w:ascii="Times New Roman" w:hAnsi="Times New Roman" w:cs="Times New Roman"/>
          <w:bCs/>
          <w:sz w:val="24"/>
          <w:szCs w:val="24"/>
          <w:rPrChange w:id="6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of </w:t>
      </w:r>
      <w:r w:rsidR="007D75B9" w:rsidRPr="00CE559D">
        <w:rPr>
          <w:rFonts w:ascii="Times New Roman" w:hAnsi="Times New Roman" w:cs="Times New Roman"/>
          <w:bCs/>
          <w:sz w:val="24"/>
          <w:szCs w:val="24"/>
          <w:rPrChange w:id="6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Vermont </w:t>
      </w:r>
      <w:r w:rsidR="00647BA3" w:rsidRPr="00CE559D">
        <w:rPr>
          <w:rFonts w:ascii="Times New Roman" w:hAnsi="Times New Roman" w:cs="Times New Roman"/>
          <w:bCs/>
          <w:sz w:val="24"/>
          <w:szCs w:val="24"/>
          <w:rPrChange w:id="6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organic </w:t>
      </w:r>
      <w:r w:rsidR="007D75B9" w:rsidRPr="00CE559D">
        <w:rPr>
          <w:rFonts w:ascii="Times New Roman" w:hAnsi="Times New Roman" w:cs="Times New Roman"/>
          <w:bCs/>
          <w:sz w:val="24"/>
          <w:szCs w:val="24"/>
          <w:rPrChange w:id="6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d</w:t>
      </w:r>
      <w:r w:rsidRPr="00CE559D">
        <w:rPr>
          <w:rFonts w:ascii="Times New Roman" w:hAnsi="Times New Roman" w:cs="Times New Roman"/>
          <w:bCs/>
          <w:sz w:val="24"/>
          <w:szCs w:val="24"/>
          <w:rPrChange w:id="6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airy operation</w:t>
      </w:r>
      <w:r w:rsidR="00C64E90" w:rsidRPr="00CE559D">
        <w:rPr>
          <w:rFonts w:ascii="Times New Roman" w:hAnsi="Times New Roman" w:cs="Times New Roman"/>
          <w:bCs/>
          <w:sz w:val="24"/>
          <w:szCs w:val="24"/>
          <w:rPrChange w:id="6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r w:rsidRPr="00CE559D">
        <w:rPr>
          <w:rFonts w:ascii="Times New Roman" w:hAnsi="Times New Roman" w:cs="Times New Roman"/>
          <w:bCs/>
          <w:sz w:val="24"/>
          <w:szCs w:val="24"/>
          <w:rPrChange w:id="6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del w:id="607" w:author="Caitlin Jeffrey" w:date="2020-10-09T08:15:00Z">
        <w:r w:rsidR="008A3C87" w:rsidRPr="00CE559D" w:rsidDel="00E91661">
          <w:rPr>
            <w:rFonts w:ascii="Times New Roman" w:hAnsi="Times New Roman" w:cs="Times New Roman"/>
            <w:bCs/>
            <w:sz w:val="24"/>
            <w:szCs w:val="24"/>
            <w:rPrChange w:id="60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changes</w:delText>
        </w:r>
        <w:r w:rsidR="00647BA3" w:rsidRPr="00CE559D" w:rsidDel="00E91661">
          <w:rPr>
            <w:rFonts w:ascii="Times New Roman" w:hAnsi="Times New Roman" w:cs="Times New Roman"/>
            <w:bCs/>
            <w:sz w:val="24"/>
            <w:szCs w:val="24"/>
            <w:rPrChange w:id="60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ins w:id="610" w:author="Tucker Andrews" w:date="2020-10-07T15:00:00Z">
        <w:del w:id="611" w:author="Caitlin Jeffrey" w:date="2020-10-09T08:15:00Z">
          <w:r w:rsidR="003643DE" w:rsidDel="00E91661">
            <w:rPr>
              <w:rFonts w:ascii="Times New Roman" w:hAnsi="Times New Roman" w:cs="Times New Roman"/>
              <w:bCs/>
              <w:sz w:val="24"/>
              <w:szCs w:val="24"/>
            </w:rPr>
            <w:delText>through</w:delText>
          </w:r>
        </w:del>
      </w:ins>
      <w:del w:id="612" w:author="Caitlin Jeffrey" w:date="2020-10-09T08:15:00Z">
        <w:r w:rsidR="00647BA3" w:rsidRPr="00CE559D" w:rsidDel="00E91661">
          <w:rPr>
            <w:rFonts w:ascii="Times New Roman" w:hAnsi="Times New Roman" w:cs="Times New Roman"/>
            <w:bCs/>
            <w:sz w:val="24"/>
            <w:szCs w:val="24"/>
            <w:rPrChange w:id="61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over </w:delText>
        </w:r>
        <w:r w:rsidR="00647BA3" w:rsidRPr="002E7301" w:rsidDel="00E91661">
          <w:rPr>
            <w:rFonts w:ascii="Times New Roman" w:hAnsi="Times New Roman" w:cs="Times New Roman"/>
            <w:bCs/>
            <w:sz w:val="24"/>
            <w:szCs w:val="24"/>
          </w:rPr>
          <w:delText>time</w:delText>
        </w:r>
      </w:del>
      <w:ins w:id="614" w:author="Caitlin Jeffrey" w:date="2020-10-09T08:15:00Z">
        <w:r w:rsidR="00E91661">
          <w:rPr>
            <w:rFonts w:ascii="Times New Roman" w:hAnsi="Times New Roman" w:cs="Times New Roman"/>
            <w:bCs/>
            <w:sz w:val="24"/>
            <w:szCs w:val="24"/>
          </w:rPr>
          <w:t>is dynamic</w:t>
        </w:r>
      </w:ins>
      <w:r w:rsidR="007461C8" w:rsidRPr="002E7301">
        <w:rPr>
          <w:rFonts w:ascii="Times New Roman" w:hAnsi="Times New Roman" w:cs="Times New Roman"/>
          <w:bCs/>
          <w:sz w:val="24"/>
          <w:szCs w:val="24"/>
        </w:rPr>
        <w:t>;</w:t>
      </w:r>
      <w:r w:rsidR="00647BA3" w:rsidRPr="003643DE">
        <w:rPr>
          <w:rFonts w:ascii="Times New Roman" w:hAnsi="Times New Roman" w:cs="Times New Roman"/>
          <w:bCs/>
          <w:sz w:val="24"/>
          <w:szCs w:val="24"/>
        </w:rPr>
        <w:t xml:space="preserve"> for example, </w:t>
      </w:r>
      <w:r w:rsidR="001008FE" w:rsidRPr="00994760">
        <w:rPr>
          <w:rFonts w:ascii="Times New Roman" w:hAnsi="Times New Roman" w:cs="Times New Roman"/>
          <w:bCs/>
          <w:sz w:val="24"/>
          <w:szCs w:val="24"/>
        </w:rPr>
        <w:t xml:space="preserve">the number of organic </w:t>
      </w:r>
      <w:r w:rsidR="007461C8" w:rsidRPr="00994760">
        <w:rPr>
          <w:rFonts w:ascii="Times New Roman" w:hAnsi="Times New Roman" w:cs="Times New Roman"/>
          <w:bCs/>
          <w:sz w:val="24"/>
          <w:szCs w:val="24"/>
        </w:rPr>
        <w:t xml:space="preserve">dairies </w:t>
      </w:r>
      <w:r w:rsidR="001008FE" w:rsidRPr="00994760">
        <w:rPr>
          <w:rFonts w:ascii="Times New Roman" w:hAnsi="Times New Roman" w:cs="Times New Roman"/>
          <w:bCs/>
          <w:sz w:val="24"/>
          <w:szCs w:val="24"/>
        </w:rPr>
        <w:t xml:space="preserve">in Vermont increased from 184 in 2015 to 203 in 2016, and </w:t>
      </w:r>
      <w:r w:rsidR="007461C8" w:rsidRPr="00994760">
        <w:rPr>
          <w:rFonts w:ascii="Times New Roman" w:hAnsi="Times New Roman" w:cs="Times New Roman"/>
          <w:bCs/>
          <w:sz w:val="24"/>
          <w:szCs w:val="24"/>
        </w:rPr>
        <w:t xml:space="preserve">then </w:t>
      </w:r>
      <w:r w:rsidR="001008FE" w:rsidRPr="00994760">
        <w:rPr>
          <w:rFonts w:ascii="Times New Roman" w:hAnsi="Times New Roman" w:cs="Times New Roman"/>
          <w:bCs/>
          <w:sz w:val="24"/>
          <w:szCs w:val="24"/>
        </w:rPr>
        <w:t>declined</w:t>
      </w:r>
      <w:r w:rsidR="00667CE7" w:rsidRPr="00994760">
        <w:rPr>
          <w:rFonts w:ascii="Times New Roman" w:hAnsi="Times New Roman" w:cs="Times New Roman"/>
          <w:bCs/>
          <w:sz w:val="24"/>
          <w:szCs w:val="24"/>
        </w:rPr>
        <w:t xml:space="preserve"> to 187 </w:t>
      </w:r>
      <w:r w:rsidR="00C64E90" w:rsidRPr="00994760">
        <w:rPr>
          <w:rFonts w:ascii="Times New Roman" w:hAnsi="Times New Roman" w:cs="Times New Roman"/>
          <w:bCs/>
          <w:sz w:val="24"/>
          <w:szCs w:val="24"/>
        </w:rPr>
        <w:t xml:space="preserve">by </w:t>
      </w:r>
      <w:r w:rsidR="00667CE7" w:rsidRPr="00994760">
        <w:rPr>
          <w:rFonts w:ascii="Times New Roman" w:hAnsi="Times New Roman" w:cs="Times New Roman"/>
          <w:bCs/>
          <w:sz w:val="24"/>
          <w:szCs w:val="24"/>
        </w:rPr>
        <w:t xml:space="preserve">2019 (Vermont Agency of Agriculture, </w:t>
      </w:r>
      <w:r w:rsidR="00CE02C3" w:rsidRPr="00994760">
        <w:rPr>
          <w:rFonts w:ascii="Times New Roman" w:hAnsi="Times New Roman" w:cs="Times New Roman"/>
          <w:bCs/>
          <w:sz w:val="24"/>
          <w:szCs w:val="24"/>
        </w:rPr>
        <w:t>2020)</w:t>
      </w:r>
      <w:r w:rsidR="007D75B9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commentRangeEnd w:id="598"/>
      <w:r w:rsidR="00CB1EA2">
        <w:rPr>
          <w:rStyle w:val="CommentReference"/>
        </w:rPr>
        <w:commentReference w:id="598"/>
      </w:r>
      <w:r w:rsidR="001008FE" w:rsidRPr="000606E6">
        <w:rPr>
          <w:rFonts w:ascii="Times New Roman" w:hAnsi="Times New Roman" w:cs="Times New Roman"/>
          <w:bCs/>
          <w:sz w:val="24"/>
          <w:szCs w:val="24"/>
        </w:rPr>
        <w:t xml:space="preserve">USDA-OI </w:t>
      </w:r>
      <w:r w:rsidR="00667CE7" w:rsidRPr="000606E6">
        <w:rPr>
          <w:rFonts w:ascii="Times New Roman" w:hAnsi="Times New Roman" w:cs="Times New Roman"/>
          <w:bCs/>
          <w:sz w:val="24"/>
          <w:szCs w:val="24"/>
        </w:rPr>
        <w:t>data are provided by USDA-Accredited Certifying Agents</w:t>
      </w:r>
      <w:r w:rsidR="006A4ABD" w:rsidRPr="000606E6">
        <w:rPr>
          <w:rFonts w:ascii="Times New Roman" w:hAnsi="Times New Roman" w:cs="Times New Roman"/>
          <w:bCs/>
          <w:sz w:val="24"/>
          <w:szCs w:val="24"/>
        </w:rPr>
        <w:t xml:space="preserve"> (certifiers) and </w:t>
      </w:r>
      <w:r w:rsidR="001008FE" w:rsidRPr="004A3011">
        <w:rPr>
          <w:rFonts w:ascii="Times New Roman" w:hAnsi="Times New Roman" w:cs="Times New Roman"/>
          <w:bCs/>
          <w:sz w:val="24"/>
          <w:szCs w:val="24"/>
        </w:rPr>
        <w:t>databases are updated by</w:t>
      </w:r>
      <w:r w:rsidR="006A4ABD" w:rsidRPr="004A3011">
        <w:rPr>
          <w:rFonts w:ascii="Times New Roman" w:hAnsi="Times New Roman" w:cs="Times New Roman"/>
          <w:bCs/>
          <w:sz w:val="24"/>
          <w:szCs w:val="24"/>
        </w:rPr>
        <w:t xml:space="preserve"> certifiers monthly or more frequently. </w:t>
      </w:r>
      <w:r w:rsidR="00EF62BF" w:rsidRPr="004A3011">
        <w:rPr>
          <w:rFonts w:ascii="Times New Roman" w:hAnsi="Times New Roman" w:cs="Times New Roman"/>
          <w:bCs/>
          <w:sz w:val="24"/>
          <w:szCs w:val="24"/>
        </w:rPr>
        <w:t xml:space="preserve">At the time of </w:t>
      </w:r>
      <w:r w:rsidR="001008FE" w:rsidRPr="00E91661">
        <w:rPr>
          <w:rFonts w:ascii="Times New Roman" w:hAnsi="Times New Roman" w:cs="Times New Roman"/>
          <w:bCs/>
          <w:sz w:val="24"/>
          <w:szCs w:val="24"/>
        </w:rPr>
        <w:t>our initial</w:t>
      </w:r>
      <w:r w:rsidR="00EF62BF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D75B9" w:rsidRPr="00E91661">
        <w:rPr>
          <w:rFonts w:ascii="Times New Roman" w:hAnsi="Times New Roman" w:cs="Times New Roman"/>
          <w:bCs/>
          <w:sz w:val="24"/>
          <w:szCs w:val="24"/>
        </w:rPr>
        <w:t>USDA-OI</w:t>
      </w:r>
      <w:r w:rsidR="00EF62BF" w:rsidRPr="00E91661">
        <w:rPr>
          <w:rFonts w:ascii="Times New Roman" w:hAnsi="Times New Roman" w:cs="Times New Roman"/>
          <w:bCs/>
          <w:sz w:val="24"/>
          <w:szCs w:val="24"/>
        </w:rPr>
        <w:t xml:space="preserve"> database </w:t>
      </w:r>
      <w:r w:rsidR="007D75B9" w:rsidRPr="00E91661">
        <w:rPr>
          <w:rFonts w:ascii="Times New Roman" w:hAnsi="Times New Roman" w:cs="Times New Roman"/>
          <w:bCs/>
          <w:sz w:val="24"/>
          <w:szCs w:val="24"/>
        </w:rPr>
        <w:t>search</w:t>
      </w:r>
      <w:r w:rsidR="007461C8" w:rsidRPr="00A0337B">
        <w:rPr>
          <w:rFonts w:ascii="Times New Roman" w:hAnsi="Times New Roman" w:cs="Times New Roman"/>
          <w:bCs/>
          <w:sz w:val="24"/>
          <w:szCs w:val="24"/>
        </w:rPr>
        <w:t>,</w:t>
      </w:r>
      <w:r w:rsidR="007D75B9" w:rsidRPr="002E03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B37B6" w:rsidRPr="002E03A7">
        <w:rPr>
          <w:rFonts w:ascii="Times New Roman" w:hAnsi="Times New Roman" w:cs="Times New Roman"/>
          <w:bCs/>
          <w:sz w:val="24"/>
          <w:szCs w:val="24"/>
        </w:rPr>
        <w:t>it was unclear when the databas</w:t>
      </w:r>
      <w:r w:rsidR="002B37B6" w:rsidRPr="009145D8">
        <w:rPr>
          <w:rFonts w:ascii="Times New Roman" w:hAnsi="Times New Roman" w:cs="Times New Roman"/>
          <w:bCs/>
          <w:sz w:val="24"/>
          <w:szCs w:val="24"/>
        </w:rPr>
        <w:t xml:space="preserve">e had last been </w:t>
      </w:r>
      <w:r w:rsidR="00EF62BF" w:rsidRPr="009145D8">
        <w:rPr>
          <w:rFonts w:ascii="Times New Roman" w:hAnsi="Times New Roman" w:cs="Times New Roman"/>
          <w:bCs/>
          <w:sz w:val="24"/>
          <w:szCs w:val="24"/>
        </w:rPr>
        <w:t>updated</w:t>
      </w:r>
      <w:r w:rsidR="002B37B6" w:rsidRPr="00CE559D">
        <w:rPr>
          <w:rFonts w:ascii="Times New Roman" w:hAnsi="Times New Roman" w:cs="Times New Roman"/>
          <w:bCs/>
          <w:sz w:val="24"/>
          <w:szCs w:val="24"/>
          <w:rPrChange w:id="6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EF62BF" w:rsidRPr="00CE559D">
        <w:rPr>
          <w:rFonts w:ascii="Times New Roman" w:hAnsi="Times New Roman" w:cs="Times New Roman"/>
          <w:bCs/>
          <w:sz w:val="24"/>
          <w:szCs w:val="24"/>
          <w:rPrChange w:id="6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AA0442" w:rsidRPr="00CE559D">
        <w:rPr>
          <w:rFonts w:ascii="Times New Roman" w:hAnsi="Times New Roman" w:cs="Times New Roman"/>
          <w:bCs/>
          <w:sz w:val="24"/>
          <w:szCs w:val="24"/>
          <w:rPrChange w:id="6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We discovered that it is useful to confirm that the database being used to identify the source population is the most current to report an </w:t>
      </w:r>
      <w:r w:rsidR="00AA0442" w:rsidRPr="00CE559D">
        <w:rPr>
          <w:rFonts w:ascii="Times New Roman" w:hAnsi="Times New Roman" w:cs="Times New Roman"/>
          <w:bCs/>
          <w:sz w:val="24"/>
          <w:szCs w:val="24"/>
          <w:rPrChange w:id="6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>accurate response rate. For example, w</w:t>
      </w:r>
      <w:r w:rsidR="002B37B6" w:rsidRPr="00CE559D">
        <w:rPr>
          <w:rFonts w:ascii="Times New Roman" w:hAnsi="Times New Roman" w:cs="Times New Roman"/>
          <w:bCs/>
          <w:sz w:val="24"/>
          <w:szCs w:val="24"/>
          <w:rPrChange w:id="6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e identified </w:t>
      </w:r>
      <w:ins w:id="620" w:author="Caitlin Jeffrey" w:date="2020-10-09T08:15:00Z">
        <w:r w:rsidR="00E91661">
          <w:rPr>
            <w:rFonts w:ascii="Times New Roman" w:hAnsi="Times New Roman" w:cs="Times New Roman"/>
            <w:bCs/>
            <w:sz w:val="24"/>
            <w:szCs w:val="24"/>
          </w:rPr>
          <w:t xml:space="preserve">that </w:t>
        </w:r>
      </w:ins>
      <w:r w:rsidR="002B37B6" w:rsidRPr="00E91661">
        <w:rPr>
          <w:rFonts w:ascii="Times New Roman" w:hAnsi="Times New Roman" w:cs="Times New Roman"/>
          <w:bCs/>
          <w:sz w:val="24"/>
          <w:szCs w:val="24"/>
        </w:rPr>
        <w:t xml:space="preserve">the USDA-OI </w:t>
      </w:r>
      <w:r w:rsidR="00EF62BF" w:rsidRPr="00E91661">
        <w:rPr>
          <w:rFonts w:ascii="Times New Roman" w:hAnsi="Times New Roman" w:cs="Times New Roman"/>
          <w:bCs/>
          <w:sz w:val="24"/>
          <w:szCs w:val="24"/>
        </w:rPr>
        <w:t xml:space="preserve">December 2018 update </w:t>
      </w:r>
      <w:r w:rsidR="00AA0442" w:rsidRPr="00E91661">
        <w:rPr>
          <w:rFonts w:ascii="Times New Roman" w:hAnsi="Times New Roman" w:cs="Times New Roman"/>
          <w:bCs/>
          <w:sz w:val="24"/>
          <w:szCs w:val="24"/>
        </w:rPr>
        <w:t xml:space="preserve">listed 20 fewer </w:t>
      </w:r>
      <w:r w:rsidR="00EF62BF" w:rsidRPr="00E91661">
        <w:rPr>
          <w:rFonts w:ascii="Times New Roman" w:hAnsi="Times New Roman" w:cs="Times New Roman"/>
          <w:bCs/>
          <w:sz w:val="24"/>
          <w:szCs w:val="24"/>
        </w:rPr>
        <w:t xml:space="preserve">farms (10% of the initial </w:t>
      </w:r>
      <w:r w:rsidR="002B37B6" w:rsidRPr="00E91661">
        <w:rPr>
          <w:rFonts w:ascii="Times New Roman" w:hAnsi="Times New Roman" w:cs="Times New Roman"/>
          <w:bCs/>
          <w:sz w:val="24"/>
          <w:szCs w:val="24"/>
        </w:rPr>
        <w:t xml:space="preserve">source </w:t>
      </w:r>
      <w:r w:rsidR="00EF62BF" w:rsidRPr="00E91661">
        <w:rPr>
          <w:rFonts w:ascii="Times New Roman" w:hAnsi="Times New Roman" w:cs="Times New Roman"/>
          <w:bCs/>
          <w:sz w:val="24"/>
          <w:szCs w:val="24"/>
        </w:rPr>
        <w:t xml:space="preserve">population), </w:t>
      </w:r>
      <w:r w:rsidR="00AA0442" w:rsidRPr="00E91661">
        <w:rPr>
          <w:rFonts w:ascii="Times New Roman" w:hAnsi="Times New Roman" w:cs="Times New Roman"/>
          <w:bCs/>
          <w:sz w:val="24"/>
          <w:szCs w:val="24"/>
        </w:rPr>
        <w:t xml:space="preserve">which allowed us to </w:t>
      </w:r>
      <w:r w:rsidR="002B37B6" w:rsidRPr="002E03A7">
        <w:rPr>
          <w:rFonts w:ascii="Times New Roman" w:hAnsi="Times New Roman" w:cs="Times New Roman"/>
          <w:bCs/>
          <w:sz w:val="24"/>
          <w:szCs w:val="24"/>
        </w:rPr>
        <w:t xml:space="preserve">adjust the size of subsequent mailings to </w:t>
      </w:r>
      <w:r w:rsidR="00AA0442" w:rsidRPr="00CE559D">
        <w:rPr>
          <w:rFonts w:ascii="Times New Roman" w:hAnsi="Times New Roman" w:cs="Times New Roman"/>
          <w:bCs/>
          <w:sz w:val="24"/>
          <w:szCs w:val="24"/>
          <w:rPrChange w:id="6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match the </w:t>
      </w:r>
      <w:r w:rsidR="002B37B6" w:rsidRPr="00CE559D">
        <w:rPr>
          <w:rFonts w:ascii="Times New Roman" w:hAnsi="Times New Roman" w:cs="Times New Roman"/>
          <w:bCs/>
          <w:sz w:val="24"/>
          <w:szCs w:val="24"/>
          <w:rPrChange w:id="6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updated database</w:t>
      </w:r>
      <w:r w:rsidR="00EF62BF" w:rsidRPr="00CE559D">
        <w:rPr>
          <w:rFonts w:ascii="Times New Roman" w:hAnsi="Times New Roman" w:cs="Times New Roman"/>
          <w:bCs/>
          <w:sz w:val="24"/>
          <w:szCs w:val="24"/>
          <w:rPrChange w:id="6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A96B88" w:rsidRPr="00CE559D">
        <w:rPr>
          <w:rFonts w:ascii="Times New Roman" w:hAnsi="Times New Roman" w:cs="Times New Roman"/>
          <w:bCs/>
          <w:sz w:val="24"/>
          <w:szCs w:val="24"/>
          <w:rPrChange w:id="6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We would have underestimated our response rate and/or received responses from farmers no longer in the source population (i.e., no longer actively shipping organic milk) if the</w:t>
      </w:r>
      <w:r w:rsidR="00EF62BF" w:rsidRPr="00CE559D">
        <w:rPr>
          <w:rFonts w:ascii="Times New Roman" w:hAnsi="Times New Roman" w:cs="Times New Roman"/>
          <w:bCs/>
          <w:sz w:val="24"/>
          <w:szCs w:val="24"/>
          <w:rPrChange w:id="6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update </w:t>
      </w:r>
      <w:r w:rsidR="0020630A" w:rsidRPr="00CE559D">
        <w:rPr>
          <w:rFonts w:ascii="Times New Roman" w:hAnsi="Times New Roman" w:cs="Times New Roman"/>
          <w:bCs/>
          <w:sz w:val="24"/>
          <w:szCs w:val="24"/>
          <w:rPrChange w:id="6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was not</w:t>
      </w:r>
      <w:r w:rsidR="00EF62BF" w:rsidRPr="00CE559D">
        <w:rPr>
          <w:rFonts w:ascii="Times New Roman" w:hAnsi="Times New Roman" w:cs="Times New Roman"/>
          <w:bCs/>
          <w:sz w:val="24"/>
          <w:szCs w:val="24"/>
          <w:rPrChange w:id="6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A96B88" w:rsidRPr="00CE559D">
        <w:rPr>
          <w:rFonts w:ascii="Times New Roman" w:hAnsi="Times New Roman" w:cs="Times New Roman"/>
          <w:bCs/>
          <w:sz w:val="24"/>
          <w:szCs w:val="24"/>
          <w:rPrChange w:id="6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completed</w:t>
      </w:r>
      <w:r w:rsidR="0020630A" w:rsidRPr="00CE559D">
        <w:rPr>
          <w:rFonts w:ascii="Times New Roman" w:hAnsi="Times New Roman" w:cs="Times New Roman"/>
          <w:bCs/>
          <w:sz w:val="24"/>
          <w:szCs w:val="24"/>
          <w:rPrChange w:id="6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</w:t>
      </w:r>
      <w:r w:rsidR="00EF62BF" w:rsidRPr="00CE559D">
        <w:rPr>
          <w:rFonts w:ascii="Times New Roman" w:hAnsi="Times New Roman" w:cs="Times New Roman"/>
          <w:bCs/>
          <w:sz w:val="24"/>
          <w:szCs w:val="24"/>
          <w:rPrChange w:id="6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the new data pool </w:t>
      </w:r>
      <w:r w:rsidR="0020630A" w:rsidRPr="00CE559D">
        <w:rPr>
          <w:rFonts w:ascii="Times New Roman" w:hAnsi="Times New Roman" w:cs="Times New Roman"/>
          <w:bCs/>
          <w:sz w:val="24"/>
          <w:szCs w:val="24"/>
          <w:rPrChange w:id="6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was not</w:t>
      </w:r>
      <w:r w:rsidR="00EF62BF" w:rsidRPr="00CE559D">
        <w:rPr>
          <w:rFonts w:ascii="Times New Roman" w:hAnsi="Times New Roman" w:cs="Times New Roman"/>
          <w:bCs/>
          <w:sz w:val="24"/>
          <w:szCs w:val="24"/>
          <w:rPrChange w:id="6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used</w:t>
      </w:r>
      <w:r w:rsidR="00A96B88" w:rsidRPr="00CE559D">
        <w:rPr>
          <w:rFonts w:ascii="Times New Roman" w:hAnsi="Times New Roman" w:cs="Times New Roman"/>
          <w:bCs/>
          <w:sz w:val="24"/>
          <w:szCs w:val="24"/>
          <w:rPrChange w:id="6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</w:p>
    <w:p w14:paraId="1DB4499A" w14:textId="08500841" w:rsidR="00845277" w:rsidRPr="00CE559D" w:rsidRDefault="002B37B6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6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6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initial response to the web-based questionnaire was </w:t>
      </w:r>
      <w:r w:rsidR="00F666F1" w:rsidRPr="00CE559D">
        <w:rPr>
          <w:rFonts w:ascii="Times New Roman" w:hAnsi="Times New Roman" w:cs="Times New Roman"/>
          <w:bCs/>
          <w:sz w:val="24"/>
          <w:szCs w:val="24"/>
          <w:rPrChange w:id="6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26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producers, </w:t>
      </w:r>
      <w:r w:rsidR="00F666F1" w:rsidRPr="00CE559D">
        <w:rPr>
          <w:rFonts w:ascii="Times New Roman" w:hAnsi="Times New Roman" w:cs="Times New Roman"/>
          <w:bCs/>
          <w:sz w:val="24"/>
          <w:szCs w:val="24"/>
          <w:rPrChange w:id="6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</w:t>
      </w:r>
      <w:r w:rsidRPr="00CE559D">
        <w:rPr>
          <w:rFonts w:ascii="Times New Roman" w:hAnsi="Times New Roman" w:cs="Times New Roman"/>
          <w:bCs/>
          <w:sz w:val="24"/>
          <w:szCs w:val="24"/>
          <w:rPrChange w:id="6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5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% of the source population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6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(Figure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1)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EC2EFE" w:rsidRPr="00CE559D">
        <w:rPr>
          <w:rFonts w:ascii="Times New Roman" w:hAnsi="Times New Roman" w:cs="Times New Roman"/>
          <w:bCs/>
          <w:sz w:val="24"/>
          <w:szCs w:val="24"/>
          <w:rPrChange w:id="6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Web respons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es were received between days 4</w:t>
      </w:r>
      <w:r w:rsidRPr="00CE559D">
        <w:rPr>
          <w:rFonts w:ascii="Times New Roman" w:hAnsi="Times New Roman" w:cs="Times New Roman"/>
          <w:bCs/>
          <w:sz w:val="24"/>
          <w:szCs w:val="24"/>
          <w:rPrChange w:id="6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and</w:t>
      </w:r>
      <w:r w:rsidRPr="00CE559D">
        <w:rPr>
          <w:rFonts w:ascii="Times New Roman" w:hAnsi="Times New Roman" w:cs="Times New Roman"/>
          <w:bCs/>
          <w:sz w:val="24"/>
          <w:szCs w:val="24"/>
          <w:rPrChange w:id="6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C2EFE" w:rsidRPr="00CE559D">
        <w:rPr>
          <w:rFonts w:ascii="Times New Roman" w:hAnsi="Times New Roman" w:cs="Times New Roman"/>
          <w:bCs/>
          <w:sz w:val="24"/>
          <w:szCs w:val="24"/>
          <w:rPrChange w:id="6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45 of the </w:t>
      </w:r>
      <w:r w:rsidR="007461C8" w:rsidRPr="00CE559D">
        <w:rPr>
          <w:rFonts w:ascii="Times New Roman" w:hAnsi="Times New Roman" w:cs="Times New Roman"/>
          <w:bCs/>
          <w:sz w:val="24"/>
          <w:szCs w:val="24"/>
          <w:rPrChange w:id="6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144-day</w:t>
      </w:r>
      <w:r w:rsidR="00EC2EFE" w:rsidRPr="00CE559D">
        <w:rPr>
          <w:rFonts w:ascii="Times New Roman" w:hAnsi="Times New Roman" w:cs="Times New Roman"/>
          <w:bCs/>
          <w:sz w:val="24"/>
          <w:szCs w:val="24"/>
          <w:rPrChange w:id="6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live period of the survey.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 contrast</w:t>
      </w:r>
      <w:r w:rsidR="00F666F1" w:rsidRPr="00CE559D">
        <w:rPr>
          <w:rFonts w:ascii="Times New Roman" w:hAnsi="Times New Roman" w:cs="Times New Roman"/>
          <w:bCs/>
          <w:sz w:val="24"/>
          <w:szCs w:val="24"/>
          <w:rPrChange w:id="6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the response to the first mailing was </w:t>
      </w:r>
      <w:r w:rsidR="00F666F1" w:rsidRPr="00CE559D">
        <w:rPr>
          <w:rFonts w:ascii="Times New Roman" w:hAnsi="Times New Roman" w:cs="Times New Roman"/>
          <w:bCs/>
          <w:sz w:val="24"/>
          <w:szCs w:val="24"/>
          <w:rPrChange w:id="6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75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participants or 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4</w:t>
      </w:r>
      <w:r w:rsidR="00A52D4E" w:rsidRPr="00CE559D">
        <w:rPr>
          <w:rFonts w:ascii="Times New Roman" w:hAnsi="Times New Roman" w:cs="Times New Roman"/>
          <w:bCs/>
          <w:sz w:val="24"/>
          <w:szCs w:val="24"/>
          <w:rPrChange w:id="6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2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% of the source population within </w:t>
      </w:r>
      <w:r w:rsidR="00D46666" w:rsidRPr="00CE559D">
        <w:rPr>
          <w:rFonts w:ascii="Times New Roman" w:hAnsi="Times New Roman" w:cs="Times New Roman"/>
          <w:bCs/>
          <w:sz w:val="24"/>
          <w:szCs w:val="24"/>
          <w:rPrChange w:id="6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75 days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of the initial mailing. 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Telephone and mailed reminders accounted for 18 and 26 addition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6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al responses, respectively (Figure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1). </w:t>
      </w:r>
    </w:p>
    <w:p w14:paraId="27EB15D8" w14:textId="194BA5A7" w:rsidR="00346174" w:rsidRPr="00CE559D" w:rsidRDefault="00845277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6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6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</w:t>
      </w:r>
      <w:r w:rsidR="00346174" w:rsidRPr="00CE559D">
        <w:rPr>
          <w:rFonts w:ascii="Times New Roman" w:hAnsi="Times New Roman" w:cs="Times New Roman"/>
          <w:bCs/>
          <w:sz w:val="24"/>
          <w:szCs w:val="24"/>
          <w:rPrChange w:id="6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e rate of 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response far exceeds </w:t>
      </w:r>
      <w:r w:rsidR="00346174" w:rsidRPr="00CE559D">
        <w:rPr>
          <w:rFonts w:ascii="Times New Roman" w:hAnsi="Times New Roman" w:cs="Times New Roman"/>
          <w:bCs/>
          <w:sz w:val="24"/>
          <w:szCs w:val="24"/>
          <w:rPrChange w:id="6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what is</w:t>
      </w:r>
      <w:r w:rsidR="003B0A76" w:rsidRPr="00CE559D">
        <w:rPr>
          <w:rFonts w:ascii="Times New Roman" w:hAnsi="Times New Roman" w:cs="Times New Roman"/>
          <w:bCs/>
          <w:sz w:val="24"/>
          <w:szCs w:val="24"/>
          <w:rPrChange w:id="6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described as typical for mailed questionnaires administered to farmers (</w:t>
      </w:r>
      <w:proofErr w:type="spellStart"/>
      <w:r w:rsidR="003B0A76" w:rsidRPr="00CE559D">
        <w:rPr>
          <w:rFonts w:ascii="Times New Roman" w:hAnsi="Times New Roman" w:cs="Times New Roman"/>
          <w:bCs/>
          <w:sz w:val="24"/>
          <w:szCs w:val="24"/>
          <w:rPrChange w:id="6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Pennings</w:t>
      </w:r>
      <w:proofErr w:type="spellEnd"/>
      <w:r w:rsidR="003B0A76" w:rsidRPr="00CE559D">
        <w:rPr>
          <w:rFonts w:ascii="Times New Roman" w:hAnsi="Times New Roman" w:cs="Times New Roman"/>
          <w:bCs/>
          <w:sz w:val="24"/>
          <w:szCs w:val="24"/>
          <w:rPrChange w:id="6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2002; Pereira et al., 2013). </w:t>
      </w:r>
      <w:r w:rsidR="002C445A" w:rsidRPr="00CE559D">
        <w:rPr>
          <w:rFonts w:ascii="Times New Roman" w:hAnsi="Times New Roman" w:cs="Times New Roman"/>
          <w:bCs/>
          <w:sz w:val="24"/>
          <w:szCs w:val="24"/>
          <w:rPrChange w:id="6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hile mai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led questionnaires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are </w:t>
      </w:r>
      <w:r w:rsidR="00E70E78" w:rsidRPr="00CE559D">
        <w:rPr>
          <w:rFonts w:ascii="Times New Roman" w:hAnsi="Times New Roman" w:cs="Times New Roman"/>
          <w:bCs/>
          <w:sz w:val="24"/>
          <w:szCs w:val="24"/>
          <w:rPrChange w:id="6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most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commonly used, at least partly due to cost and convenience</w:t>
      </w:r>
      <w:r w:rsidR="00905AAB" w:rsidRPr="00CE559D">
        <w:rPr>
          <w:rFonts w:ascii="Times New Roman" w:hAnsi="Times New Roman" w:cs="Times New Roman"/>
          <w:bCs/>
          <w:sz w:val="24"/>
          <w:szCs w:val="24"/>
          <w:rPrChange w:id="6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advantages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E70E78" w:rsidRPr="00CE559D">
        <w:rPr>
          <w:rFonts w:ascii="Times New Roman" w:hAnsi="Times New Roman" w:cs="Times New Roman"/>
          <w:bCs/>
          <w:sz w:val="24"/>
          <w:szCs w:val="24"/>
          <w:rPrChange w:id="6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their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low response </w:t>
      </w:r>
      <w:r w:rsidR="00E70E78" w:rsidRPr="00CE559D">
        <w:rPr>
          <w:rFonts w:ascii="Times New Roman" w:hAnsi="Times New Roman" w:cs="Times New Roman"/>
          <w:bCs/>
          <w:sz w:val="24"/>
          <w:szCs w:val="24"/>
          <w:rPrChange w:id="6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rate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can be a barrier to obtaining a representative</w:t>
      </w:r>
      <w:r w:rsidR="009864F6" w:rsidRPr="00CE559D">
        <w:rPr>
          <w:rFonts w:ascii="Times New Roman" w:hAnsi="Times New Roman" w:cs="Times New Roman"/>
          <w:bCs/>
          <w:sz w:val="24"/>
          <w:szCs w:val="24"/>
          <w:rPrChange w:id="6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sample</w:t>
      </w:r>
      <w:r w:rsidR="002C445A" w:rsidRPr="00CE559D">
        <w:rPr>
          <w:rFonts w:ascii="Times New Roman" w:hAnsi="Times New Roman" w:cs="Times New Roman"/>
          <w:bCs/>
          <w:sz w:val="24"/>
          <w:szCs w:val="24"/>
          <w:rPrChange w:id="6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proofErr w:type="spellStart"/>
      <w:r w:rsidR="002C445A" w:rsidRPr="00CE559D">
        <w:rPr>
          <w:rFonts w:ascii="Times New Roman" w:hAnsi="Times New Roman" w:cs="Times New Roman"/>
          <w:bCs/>
          <w:sz w:val="24"/>
          <w:szCs w:val="24"/>
          <w:rPrChange w:id="6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Pennings</w:t>
      </w:r>
      <w:proofErr w:type="spellEnd"/>
      <w:r w:rsidR="002C445A" w:rsidRPr="00CE559D">
        <w:rPr>
          <w:rFonts w:ascii="Times New Roman" w:hAnsi="Times New Roman" w:cs="Times New Roman"/>
          <w:bCs/>
          <w:sz w:val="24"/>
          <w:szCs w:val="24"/>
          <w:rPrChange w:id="6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2002)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2C445A" w:rsidRPr="00CE559D">
        <w:rPr>
          <w:rFonts w:ascii="Times New Roman" w:hAnsi="Times New Roman" w:cs="Times New Roman"/>
          <w:bCs/>
          <w:sz w:val="24"/>
          <w:szCs w:val="24"/>
          <w:rPrChange w:id="6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otential factors that influence response to mail surveys among farmers </w:t>
      </w:r>
      <w:r w:rsidR="00E70E78" w:rsidRPr="00CE559D">
        <w:rPr>
          <w:rFonts w:ascii="Times New Roman" w:hAnsi="Times New Roman" w:cs="Times New Roman"/>
          <w:bCs/>
          <w:sz w:val="24"/>
          <w:szCs w:val="24"/>
          <w:rPrChange w:id="6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include the </w:t>
      </w:r>
      <w:r w:rsidR="002C445A" w:rsidRPr="00CE559D">
        <w:rPr>
          <w:rFonts w:ascii="Times New Roman" w:hAnsi="Times New Roman" w:cs="Times New Roman"/>
          <w:bCs/>
          <w:sz w:val="24"/>
          <w:szCs w:val="24"/>
          <w:rPrChange w:id="6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1)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timing of administration in context of seasonal farm production schedules, </w:t>
      </w:r>
      <w:r w:rsidR="002C445A" w:rsidRPr="00CE559D">
        <w:rPr>
          <w:rFonts w:ascii="Times New Roman" w:hAnsi="Times New Roman" w:cs="Times New Roman"/>
          <w:bCs/>
          <w:sz w:val="24"/>
          <w:szCs w:val="24"/>
          <w:rPrChange w:id="6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2)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6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length of the questionnaire and amount of time perceived to complete the mail survey, </w:t>
      </w:r>
      <w:r w:rsidR="002C445A" w:rsidRPr="00CE559D">
        <w:rPr>
          <w:rFonts w:ascii="Times New Roman" w:hAnsi="Times New Roman" w:cs="Times New Roman"/>
          <w:bCs/>
          <w:sz w:val="24"/>
          <w:szCs w:val="24"/>
          <w:rPrChange w:id="6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3)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potential compensation for participation, and </w:t>
      </w:r>
      <w:r w:rsidR="002C445A" w:rsidRPr="00CE559D">
        <w:rPr>
          <w:rFonts w:ascii="Times New Roman" w:hAnsi="Times New Roman" w:cs="Times New Roman"/>
          <w:bCs/>
          <w:sz w:val="24"/>
          <w:szCs w:val="24"/>
          <w:rPrChange w:id="7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4)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limiting questions to those that do not require farmers to consult records for factual information</w:t>
      </w:r>
      <w:r w:rsidR="00E76DFC" w:rsidRPr="00CE559D">
        <w:rPr>
          <w:rFonts w:ascii="Times New Roman" w:hAnsi="Times New Roman" w:cs="Times New Roman"/>
          <w:bCs/>
          <w:sz w:val="24"/>
          <w:szCs w:val="24"/>
          <w:rPrChange w:id="7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proofErr w:type="spellStart"/>
      <w:r w:rsidR="00E76DFC" w:rsidRPr="00CE559D">
        <w:rPr>
          <w:rFonts w:ascii="Times New Roman" w:hAnsi="Times New Roman" w:cs="Times New Roman"/>
          <w:bCs/>
          <w:sz w:val="24"/>
          <w:szCs w:val="24"/>
          <w:rPrChange w:id="7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Pennings</w:t>
      </w:r>
      <w:proofErr w:type="spellEnd"/>
      <w:r w:rsidR="00E76DFC" w:rsidRPr="00CE559D">
        <w:rPr>
          <w:rFonts w:ascii="Times New Roman" w:hAnsi="Times New Roman" w:cs="Times New Roman"/>
          <w:bCs/>
          <w:sz w:val="24"/>
          <w:szCs w:val="24"/>
          <w:rPrChange w:id="7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2002).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The subject’s interest in the topic of the questionnaire</w:t>
      </w:r>
      <w:r w:rsidR="007461C8" w:rsidRPr="00CE559D">
        <w:rPr>
          <w:rFonts w:ascii="Times New Roman" w:hAnsi="Times New Roman" w:cs="Times New Roman"/>
          <w:bCs/>
          <w:sz w:val="24"/>
          <w:szCs w:val="24"/>
          <w:rPrChange w:id="7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content of the cover letter introducing the study, its “sponsors</w:t>
      </w:r>
      <w:r w:rsidR="007461C8" w:rsidRPr="00CE559D">
        <w:rPr>
          <w:rFonts w:ascii="Times New Roman" w:hAnsi="Times New Roman" w:cs="Times New Roman"/>
          <w:bCs/>
          <w:sz w:val="24"/>
          <w:szCs w:val="24"/>
          <w:rPrChange w:id="7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” and </w:t>
      </w:r>
      <w:r w:rsidR="007461C8" w:rsidRPr="00CE559D">
        <w:rPr>
          <w:rFonts w:ascii="Times New Roman" w:hAnsi="Times New Roman" w:cs="Times New Roman"/>
          <w:bCs/>
          <w:sz w:val="24"/>
          <w:szCs w:val="24"/>
          <w:rPrChange w:id="7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stated 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goals of the study </w:t>
      </w:r>
      <w:r w:rsidR="007461C8" w:rsidRPr="00CE559D">
        <w:rPr>
          <w:rFonts w:ascii="Times New Roman" w:hAnsi="Times New Roman" w:cs="Times New Roman"/>
          <w:bCs/>
          <w:sz w:val="24"/>
          <w:szCs w:val="24"/>
          <w:rPrChange w:id="7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including intended use of the data</w:t>
      </w:r>
      <w:r w:rsidR="007461C8" w:rsidRPr="00CE559D">
        <w:rPr>
          <w:rFonts w:ascii="Times New Roman" w:hAnsi="Times New Roman" w:cs="Times New Roman"/>
          <w:bCs/>
          <w:sz w:val="24"/>
          <w:szCs w:val="24"/>
          <w:rPrChange w:id="7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</w:t>
      </w:r>
      <w:r w:rsidR="0038399C" w:rsidRPr="00CE559D">
        <w:rPr>
          <w:rFonts w:ascii="Times New Roman" w:hAnsi="Times New Roman" w:cs="Times New Roman"/>
          <w:bCs/>
          <w:sz w:val="24"/>
          <w:szCs w:val="24"/>
          <w:rPrChange w:id="7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also influence response, as does the use of follow-up reminders (</w:t>
      </w:r>
      <w:proofErr w:type="spellStart"/>
      <w:r w:rsidR="0038399C" w:rsidRPr="00CE559D">
        <w:rPr>
          <w:rFonts w:ascii="Times New Roman" w:hAnsi="Times New Roman" w:cs="Times New Roman"/>
          <w:bCs/>
          <w:sz w:val="24"/>
          <w:szCs w:val="24"/>
          <w:rPrChange w:id="7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Penning</w:t>
      </w:r>
      <w:ins w:id="718" w:author="Tucker Andrews" w:date="2020-10-08T14:27:00Z">
        <w:r w:rsidR="00E472A7">
          <w:rPr>
            <w:rFonts w:ascii="Times New Roman" w:hAnsi="Times New Roman" w:cs="Times New Roman"/>
            <w:bCs/>
            <w:sz w:val="24"/>
            <w:szCs w:val="24"/>
          </w:rPr>
          <w:t>s</w:t>
        </w:r>
      </w:ins>
      <w:proofErr w:type="spellEnd"/>
      <w:r w:rsidR="0038399C" w:rsidRPr="000606E6">
        <w:rPr>
          <w:rFonts w:ascii="Times New Roman" w:hAnsi="Times New Roman" w:cs="Times New Roman"/>
          <w:bCs/>
          <w:sz w:val="24"/>
          <w:szCs w:val="24"/>
        </w:rPr>
        <w:t xml:space="preserve"> et al., 2002). We suspect the same factors may apply to farmers’ response to questionnaires administered by other methods, such as internet-based or telephone, although in our review of the literature we </w:t>
      </w:r>
      <w:r w:rsidR="007461C8" w:rsidRPr="004A3011">
        <w:rPr>
          <w:rFonts w:ascii="Times New Roman" w:hAnsi="Times New Roman" w:cs="Times New Roman"/>
          <w:bCs/>
          <w:sz w:val="24"/>
          <w:szCs w:val="24"/>
        </w:rPr>
        <w:t>were</w:t>
      </w:r>
      <w:r w:rsidR="0038399C" w:rsidRPr="004A3011">
        <w:rPr>
          <w:rFonts w:ascii="Times New Roman" w:hAnsi="Times New Roman" w:cs="Times New Roman"/>
          <w:bCs/>
          <w:sz w:val="24"/>
          <w:szCs w:val="24"/>
        </w:rPr>
        <w:t xml:space="preserve"> unable </w:t>
      </w:r>
      <w:r w:rsidR="00905AAB" w:rsidRPr="004A3011">
        <w:rPr>
          <w:rFonts w:ascii="Times New Roman" w:hAnsi="Times New Roman" w:cs="Times New Roman"/>
          <w:bCs/>
          <w:sz w:val="24"/>
          <w:szCs w:val="24"/>
        </w:rPr>
        <w:t xml:space="preserve">to find </w:t>
      </w:r>
      <w:r w:rsidR="002C445A" w:rsidRPr="00E91661">
        <w:rPr>
          <w:rFonts w:ascii="Times New Roman" w:hAnsi="Times New Roman" w:cs="Times New Roman"/>
          <w:bCs/>
          <w:sz w:val="24"/>
          <w:szCs w:val="24"/>
        </w:rPr>
        <w:t xml:space="preserve">published </w:t>
      </w:r>
      <w:r w:rsidR="00905AAB" w:rsidRPr="00E91661">
        <w:rPr>
          <w:rFonts w:ascii="Times New Roman" w:hAnsi="Times New Roman" w:cs="Times New Roman"/>
          <w:bCs/>
          <w:sz w:val="24"/>
          <w:szCs w:val="24"/>
        </w:rPr>
        <w:t>research exploring these factors</w:t>
      </w:r>
      <w:r w:rsidR="0038399C" w:rsidRPr="00E9166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1A239F" w:rsidRPr="002E03A7">
        <w:rPr>
          <w:rFonts w:ascii="Times New Roman" w:hAnsi="Times New Roman" w:cs="Times New Roman"/>
          <w:bCs/>
          <w:sz w:val="24"/>
          <w:szCs w:val="24"/>
        </w:rPr>
        <w:t>R</w:t>
      </w:r>
      <w:r w:rsidR="00637E52" w:rsidRPr="009145D8">
        <w:rPr>
          <w:rFonts w:ascii="Times New Roman" w:hAnsi="Times New Roman" w:cs="Times New Roman"/>
          <w:bCs/>
          <w:sz w:val="24"/>
          <w:szCs w:val="24"/>
        </w:rPr>
        <w:t>esponse</w:t>
      </w:r>
      <w:r w:rsidR="001A239F" w:rsidRPr="00CE559D">
        <w:rPr>
          <w:rFonts w:ascii="Times New Roman" w:hAnsi="Times New Roman" w:cs="Times New Roman"/>
          <w:bCs/>
          <w:sz w:val="24"/>
          <w:szCs w:val="24"/>
          <w:rPrChange w:id="7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frequency and timing</w:t>
      </w:r>
      <w:r w:rsidR="00637E52" w:rsidRPr="00CE559D">
        <w:rPr>
          <w:rFonts w:ascii="Times New Roman" w:hAnsi="Times New Roman" w:cs="Times New Roman"/>
          <w:bCs/>
          <w:sz w:val="24"/>
          <w:szCs w:val="24"/>
          <w:rPrChange w:id="7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1A239F" w:rsidRPr="00CE559D">
        <w:rPr>
          <w:rFonts w:ascii="Times New Roman" w:hAnsi="Times New Roman" w:cs="Times New Roman"/>
          <w:bCs/>
          <w:sz w:val="24"/>
          <w:szCs w:val="24"/>
          <w:rPrChange w:id="7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appeared to differ among the</w:t>
      </w:r>
      <w:del w:id="722" w:author="Caitlin Jeffrey" w:date="2020-10-09T08:17:00Z">
        <w:r w:rsidR="001A239F" w:rsidRPr="00CE559D" w:rsidDel="00E91661">
          <w:rPr>
            <w:rFonts w:ascii="Times New Roman" w:hAnsi="Times New Roman" w:cs="Times New Roman"/>
            <w:bCs/>
            <w:sz w:val="24"/>
            <w:szCs w:val="24"/>
            <w:rPrChange w:id="72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different</w:delText>
        </w:r>
      </w:del>
      <w:r w:rsidR="001A239F" w:rsidRPr="00CE559D">
        <w:rPr>
          <w:rFonts w:ascii="Times New Roman" w:hAnsi="Times New Roman" w:cs="Times New Roman"/>
          <w:bCs/>
          <w:sz w:val="24"/>
          <w:szCs w:val="24"/>
          <w:rPrChange w:id="7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administration methods</w:t>
      </w:r>
      <w:ins w:id="725" w:author="Caitlin Jeffrey" w:date="2020-10-09T08:17:00Z">
        <w:r w:rsidR="00E91661">
          <w:rPr>
            <w:rFonts w:ascii="Times New Roman" w:hAnsi="Times New Roman" w:cs="Times New Roman"/>
            <w:bCs/>
            <w:sz w:val="24"/>
            <w:szCs w:val="24"/>
          </w:rPr>
          <w:t>,</w:t>
        </w:r>
      </w:ins>
      <w:r w:rsidR="00E76DFC" w:rsidRPr="00E91661">
        <w:rPr>
          <w:rFonts w:ascii="Times New Roman" w:hAnsi="Times New Roman" w:cs="Times New Roman"/>
          <w:bCs/>
          <w:sz w:val="24"/>
          <w:szCs w:val="24"/>
        </w:rPr>
        <w:t xml:space="preserve"> suggest</w:t>
      </w:r>
      <w:r w:rsidR="001A239F" w:rsidRPr="00E91661">
        <w:rPr>
          <w:rFonts w:ascii="Times New Roman" w:hAnsi="Times New Roman" w:cs="Times New Roman"/>
          <w:bCs/>
          <w:sz w:val="24"/>
          <w:szCs w:val="24"/>
        </w:rPr>
        <w:t>ing</w:t>
      </w:r>
      <w:r w:rsidR="00E76DFC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del w:id="726" w:author="Caitlin Jeffrey" w:date="2020-10-09T08:17:00Z">
        <w:r w:rsidR="00E76DFC" w:rsidRPr="00CE559D" w:rsidDel="00E91661">
          <w:rPr>
            <w:rFonts w:ascii="Times New Roman" w:hAnsi="Times New Roman" w:cs="Times New Roman"/>
            <w:bCs/>
            <w:sz w:val="24"/>
            <w:szCs w:val="24"/>
            <w:rPrChange w:id="72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some </w:delText>
        </w:r>
      </w:del>
      <w:r w:rsidR="00E76DFC" w:rsidRPr="00CE559D">
        <w:rPr>
          <w:rFonts w:ascii="Times New Roman" w:hAnsi="Times New Roman" w:cs="Times New Roman"/>
          <w:bCs/>
          <w:sz w:val="24"/>
          <w:szCs w:val="24"/>
          <w:rPrChange w:id="7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organic dairy farmers may </w:t>
      </w:r>
      <w:r w:rsidR="00637E52" w:rsidRPr="00CE559D">
        <w:rPr>
          <w:rFonts w:ascii="Times New Roman" w:hAnsi="Times New Roman" w:cs="Times New Roman"/>
          <w:bCs/>
          <w:sz w:val="24"/>
          <w:szCs w:val="24"/>
          <w:rPrChange w:id="7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respond to different questionnaire administration methods more </w:t>
      </w:r>
      <w:r w:rsidR="00637E52" w:rsidRPr="00CE559D">
        <w:rPr>
          <w:rFonts w:ascii="Times New Roman" w:hAnsi="Times New Roman" w:cs="Times New Roman"/>
          <w:bCs/>
          <w:sz w:val="24"/>
          <w:szCs w:val="24"/>
          <w:rPrChange w:id="7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>readily</w:t>
      </w:r>
      <w:r w:rsidR="008A3C87" w:rsidRPr="00CE559D">
        <w:rPr>
          <w:rFonts w:ascii="Times New Roman" w:hAnsi="Times New Roman" w:cs="Times New Roman"/>
          <w:bCs/>
          <w:sz w:val="24"/>
          <w:szCs w:val="24"/>
          <w:rPrChange w:id="7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although our</w:t>
      </w:r>
      <w:r w:rsidR="001A239F" w:rsidRPr="00CE559D">
        <w:rPr>
          <w:rFonts w:ascii="Times New Roman" w:hAnsi="Times New Roman" w:cs="Times New Roman"/>
          <w:bCs/>
          <w:sz w:val="24"/>
          <w:szCs w:val="24"/>
          <w:rPrChange w:id="7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study was not designed to test this hypothesis.</w:t>
      </w:r>
      <w:r w:rsidR="00637E52" w:rsidRPr="00CE559D">
        <w:rPr>
          <w:rFonts w:ascii="Times New Roman" w:hAnsi="Times New Roman" w:cs="Times New Roman"/>
          <w:bCs/>
          <w:sz w:val="24"/>
          <w:szCs w:val="24"/>
          <w:rPrChange w:id="7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Further research seems warranted to explore dairy farmer preferences for questionnaire formats and administration methods</w:t>
      </w:r>
      <w:r w:rsidR="001A239F" w:rsidRPr="00CE559D">
        <w:rPr>
          <w:rFonts w:ascii="Times New Roman" w:hAnsi="Times New Roman" w:cs="Times New Roman"/>
          <w:bCs/>
          <w:sz w:val="24"/>
          <w:szCs w:val="24"/>
          <w:rPrChange w:id="7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the effect of using multiple methods on survey response frequencies.</w:t>
      </w:r>
      <w:r w:rsidR="00637E52" w:rsidRPr="00CE559D">
        <w:rPr>
          <w:rFonts w:ascii="Times New Roman" w:hAnsi="Times New Roman" w:cs="Times New Roman"/>
          <w:bCs/>
          <w:sz w:val="24"/>
          <w:szCs w:val="24"/>
          <w:rPrChange w:id="7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  </w:t>
      </w:r>
    </w:p>
    <w:p w14:paraId="01050447" w14:textId="0E8E1375" w:rsidR="00346174" w:rsidRPr="00CE559D" w:rsidRDefault="00346174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7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del w:id="737" w:author="Deborah Neher" w:date="2020-09-20T07:55:00Z">
        <w:r w:rsidR="00637E52" w:rsidRPr="00CE559D" w:rsidDel="002A4BF1">
          <w:rPr>
            <w:rFonts w:ascii="Times New Roman" w:hAnsi="Times New Roman" w:cs="Times New Roman"/>
            <w:bCs/>
            <w:sz w:val="24"/>
            <w:szCs w:val="24"/>
            <w:rPrChange w:id="73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Other</w:delText>
        </w:r>
        <w:r w:rsidR="002866D5" w:rsidRPr="00CE559D" w:rsidDel="002A4BF1">
          <w:rPr>
            <w:rFonts w:ascii="Times New Roman" w:hAnsi="Times New Roman" w:cs="Times New Roman"/>
            <w:bCs/>
            <w:sz w:val="24"/>
            <w:szCs w:val="24"/>
            <w:rPrChange w:id="73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ins w:id="740" w:author="Deborah Neher" w:date="2020-09-20T07:55:00Z">
        <w:r w:rsidR="002A4BF1" w:rsidRPr="00CE559D">
          <w:rPr>
            <w:rFonts w:ascii="Times New Roman" w:hAnsi="Times New Roman" w:cs="Times New Roman"/>
            <w:bCs/>
            <w:sz w:val="24"/>
            <w:szCs w:val="24"/>
            <w:rPrChange w:id="74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Additional </w:t>
        </w:r>
      </w:ins>
      <w:r w:rsidR="002866D5" w:rsidRPr="00CE559D">
        <w:rPr>
          <w:rFonts w:ascii="Times New Roman" w:hAnsi="Times New Roman" w:cs="Times New Roman"/>
          <w:bCs/>
          <w:sz w:val="24"/>
          <w:szCs w:val="24"/>
          <w:rPrChange w:id="7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</w:t>
      </w:r>
      <w:r w:rsidR="0080298F" w:rsidRPr="00CE559D">
        <w:rPr>
          <w:rFonts w:ascii="Times New Roman" w:hAnsi="Times New Roman" w:cs="Times New Roman"/>
          <w:bCs/>
          <w:sz w:val="24"/>
          <w:szCs w:val="24"/>
          <w:rPrChange w:id="7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actors </w:t>
      </w:r>
      <w:ins w:id="744" w:author="Caitlin Jeffrey" w:date="2020-10-09T08:17:00Z">
        <w:r w:rsidR="00E91661">
          <w:rPr>
            <w:rFonts w:ascii="Times New Roman" w:hAnsi="Times New Roman" w:cs="Times New Roman"/>
            <w:bCs/>
            <w:sz w:val="24"/>
            <w:szCs w:val="24"/>
          </w:rPr>
          <w:t xml:space="preserve">that </w:t>
        </w:r>
      </w:ins>
      <w:r w:rsidR="0080298F" w:rsidRPr="00E91661">
        <w:rPr>
          <w:rFonts w:ascii="Times New Roman" w:hAnsi="Times New Roman" w:cs="Times New Roman"/>
          <w:bCs/>
          <w:sz w:val="24"/>
          <w:szCs w:val="24"/>
        </w:rPr>
        <w:t xml:space="preserve">may have contributed to a high response </w:t>
      </w:r>
      <w:r w:rsidR="00456A0C" w:rsidRPr="00E91661">
        <w:rPr>
          <w:rFonts w:ascii="Times New Roman" w:hAnsi="Times New Roman" w:cs="Times New Roman"/>
          <w:bCs/>
          <w:sz w:val="24"/>
          <w:szCs w:val="24"/>
        </w:rPr>
        <w:t>frequency</w:t>
      </w:r>
      <w:r w:rsidR="00485DB9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A239F" w:rsidRPr="00E91661">
        <w:rPr>
          <w:rFonts w:ascii="Times New Roman" w:hAnsi="Times New Roman" w:cs="Times New Roman"/>
          <w:bCs/>
          <w:sz w:val="24"/>
          <w:szCs w:val="24"/>
        </w:rPr>
        <w:t xml:space="preserve">for </w:t>
      </w:r>
      <w:r w:rsidR="00485DB9" w:rsidRPr="00E91661">
        <w:rPr>
          <w:rFonts w:ascii="Times New Roman" w:hAnsi="Times New Roman" w:cs="Times New Roman"/>
          <w:bCs/>
          <w:sz w:val="24"/>
          <w:szCs w:val="24"/>
        </w:rPr>
        <w:t>this survey</w:t>
      </w:r>
      <w:r w:rsidR="0080298F" w:rsidRPr="00CE559D">
        <w:rPr>
          <w:rFonts w:ascii="Times New Roman" w:hAnsi="Times New Roman" w:cs="Times New Roman"/>
          <w:bCs/>
          <w:sz w:val="24"/>
          <w:szCs w:val="24"/>
        </w:rPr>
        <w:t xml:space="preserve"> includ</w:t>
      </w:r>
      <w:ins w:id="745" w:author="Caitlin Jeffrey" w:date="2020-10-09T08:18:00Z">
        <w:r w:rsidR="00E91661">
          <w:rPr>
            <w:rFonts w:ascii="Times New Roman" w:hAnsi="Times New Roman" w:cs="Times New Roman"/>
            <w:bCs/>
            <w:sz w:val="24"/>
            <w:szCs w:val="24"/>
          </w:rPr>
          <w:t>e</w:t>
        </w:r>
      </w:ins>
      <w:del w:id="746" w:author="Caitlin Jeffrey" w:date="2020-10-09T08:18:00Z">
        <w:r w:rsidR="002866D5" w:rsidRPr="00CE559D" w:rsidDel="00E91661">
          <w:rPr>
            <w:rFonts w:ascii="Times New Roman" w:hAnsi="Times New Roman" w:cs="Times New Roman"/>
            <w:bCs/>
            <w:sz w:val="24"/>
            <w:szCs w:val="24"/>
          </w:rPr>
          <w:delText>ing</w:delText>
        </w:r>
      </w:del>
      <w:r w:rsidR="007461C8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1552B" w:rsidRPr="00CE559D">
        <w:rPr>
          <w:rFonts w:ascii="Times New Roman" w:hAnsi="Times New Roman" w:cs="Times New Roman"/>
          <w:bCs/>
          <w:sz w:val="24"/>
          <w:szCs w:val="24"/>
        </w:rPr>
        <w:t>relative</w:t>
      </w:r>
      <w:r w:rsidR="007461C8" w:rsidRPr="00CE559D">
        <w:rPr>
          <w:rFonts w:ascii="Times New Roman" w:hAnsi="Times New Roman" w:cs="Times New Roman"/>
          <w:bCs/>
          <w:sz w:val="24"/>
          <w:szCs w:val="24"/>
        </w:rPr>
        <w:t>ly</w:t>
      </w:r>
      <w:r w:rsidR="00C1552B" w:rsidRPr="00CE559D">
        <w:rPr>
          <w:rFonts w:ascii="Times New Roman" w:hAnsi="Times New Roman" w:cs="Times New Roman"/>
          <w:bCs/>
          <w:sz w:val="24"/>
          <w:szCs w:val="24"/>
        </w:rPr>
        <w:t xml:space="preserve"> short length of the </w:t>
      </w:r>
      <w:r w:rsidR="00A05CFA" w:rsidRPr="00CE559D">
        <w:rPr>
          <w:rFonts w:ascii="Times New Roman" w:hAnsi="Times New Roman" w:cs="Times New Roman"/>
          <w:bCs/>
          <w:sz w:val="24"/>
          <w:szCs w:val="24"/>
        </w:rPr>
        <w:t>questionnaire</w:t>
      </w:r>
      <w:ins w:id="747" w:author="Caitlin Jeffrey" w:date="2020-10-09T08:18:00Z">
        <w:r w:rsidR="00E91661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del w:id="748" w:author="Caitlin Jeffrey" w:date="2020-10-09T08:18:00Z">
        <w:r w:rsidR="00C1552B" w:rsidRPr="00CE559D" w:rsidDel="00E91661">
          <w:rPr>
            <w:rFonts w:ascii="Times New Roman" w:hAnsi="Times New Roman" w:cs="Times New Roman"/>
            <w:bCs/>
            <w:sz w:val="24"/>
            <w:szCs w:val="24"/>
          </w:rPr>
          <w:delText xml:space="preserve">, </w:delText>
        </w:r>
      </w:del>
      <w:r w:rsidR="00A05CFA" w:rsidRPr="00CE559D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80298F" w:rsidRPr="00CE559D">
        <w:rPr>
          <w:rFonts w:ascii="Times New Roman" w:hAnsi="Times New Roman" w:cs="Times New Roman"/>
          <w:bCs/>
          <w:sz w:val="24"/>
          <w:szCs w:val="24"/>
        </w:rPr>
        <w:t xml:space="preserve">advertisement and administration </w:t>
      </w:r>
      <w:r w:rsidR="00485DB9" w:rsidRPr="00CE559D">
        <w:rPr>
          <w:rFonts w:ascii="Times New Roman" w:hAnsi="Times New Roman" w:cs="Times New Roman"/>
          <w:bCs/>
          <w:sz w:val="24"/>
          <w:szCs w:val="24"/>
        </w:rPr>
        <w:t>of the survey in the “slower” winter season</w:t>
      </w:r>
      <w:r w:rsidR="00A05CFA" w:rsidRPr="00CE559D">
        <w:rPr>
          <w:rFonts w:ascii="Times New Roman" w:hAnsi="Times New Roman" w:cs="Times New Roman"/>
          <w:bCs/>
          <w:sz w:val="24"/>
          <w:szCs w:val="24"/>
        </w:rPr>
        <w:t>. T</w:t>
      </w:r>
      <w:r w:rsidR="0080298F" w:rsidRPr="00CE559D">
        <w:rPr>
          <w:rFonts w:ascii="Times New Roman" w:hAnsi="Times New Roman" w:cs="Times New Roman"/>
          <w:bCs/>
          <w:sz w:val="24"/>
          <w:szCs w:val="24"/>
        </w:rPr>
        <w:t xml:space="preserve">imeliness </w:t>
      </w:r>
      <w:r w:rsidR="00F203E5" w:rsidRPr="00CE559D">
        <w:rPr>
          <w:rFonts w:ascii="Times New Roman" w:hAnsi="Times New Roman" w:cs="Times New Roman"/>
          <w:bCs/>
          <w:sz w:val="24"/>
          <w:szCs w:val="24"/>
        </w:rPr>
        <w:t>of the</w:t>
      </w:r>
      <w:r w:rsidR="003C46C1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5DB9" w:rsidRPr="00CE559D">
        <w:rPr>
          <w:rFonts w:ascii="Times New Roman" w:hAnsi="Times New Roman" w:cs="Times New Roman"/>
          <w:bCs/>
          <w:sz w:val="24"/>
          <w:szCs w:val="24"/>
        </w:rPr>
        <w:t xml:space="preserve">topic </w:t>
      </w:r>
      <w:r w:rsidR="00F203E5" w:rsidRPr="00CE559D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2F6116" w:rsidRPr="00CE559D">
        <w:rPr>
          <w:rFonts w:ascii="Times New Roman" w:hAnsi="Times New Roman" w:cs="Times New Roman"/>
          <w:bCs/>
          <w:sz w:val="24"/>
          <w:szCs w:val="24"/>
        </w:rPr>
        <w:t xml:space="preserve">interest to members of the </w:t>
      </w:r>
      <w:r w:rsidR="00965143" w:rsidRPr="00CE559D">
        <w:rPr>
          <w:rFonts w:ascii="Times New Roman" w:hAnsi="Times New Roman" w:cs="Times New Roman"/>
          <w:bCs/>
          <w:sz w:val="24"/>
          <w:szCs w:val="24"/>
        </w:rPr>
        <w:t>source</w:t>
      </w:r>
      <w:r w:rsidR="002F6116" w:rsidRPr="00CE559D">
        <w:rPr>
          <w:rFonts w:ascii="Times New Roman" w:hAnsi="Times New Roman" w:cs="Times New Roman"/>
          <w:bCs/>
          <w:sz w:val="24"/>
          <w:szCs w:val="24"/>
        </w:rPr>
        <w:t xml:space="preserve"> population</w:t>
      </w:r>
      <w:r w:rsidR="00A05CFA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965143" w:rsidRPr="00CE559D">
        <w:rPr>
          <w:rFonts w:ascii="Times New Roman" w:hAnsi="Times New Roman" w:cs="Times New Roman"/>
          <w:bCs/>
          <w:sz w:val="24"/>
          <w:szCs w:val="24"/>
        </w:rPr>
        <w:t xml:space="preserve"> also known as “selection by the respondent</w:t>
      </w:r>
      <w:r w:rsidR="007461C8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965143" w:rsidRPr="00CE559D">
        <w:rPr>
          <w:rFonts w:ascii="Times New Roman" w:hAnsi="Times New Roman" w:cs="Times New Roman"/>
          <w:bCs/>
          <w:sz w:val="24"/>
          <w:szCs w:val="24"/>
        </w:rPr>
        <w:t xml:space="preserve">” </w:t>
      </w:r>
      <w:r w:rsidR="00A05CFA" w:rsidRPr="00CE559D">
        <w:rPr>
          <w:rFonts w:ascii="Times New Roman" w:hAnsi="Times New Roman" w:cs="Times New Roman"/>
          <w:bCs/>
          <w:sz w:val="24"/>
          <w:szCs w:val="24"/>
        </w:rPr>
        <w:t xml:space="preserve">may have also been a factor </w:t>
      </w:r>
      <w:r w:rsidR="00965143" w:rsidRPr="00CE559D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="003B0A76" w:rsidRPr="00CE559D">
        <w:rPr>
          <w:rFonts w:ascii="Times New Roman" w:hAnsi="Times New Roman" w:cs="Times New Roman"/>
          <w:bCs/>
          <w:sz w:val="24"/>
          <w:szCs w:val="24"/>
        </w:rPr>
        <w:t>Pennings</w:t>
      </w:r>
      <w:proofErr w:type="spellEnd"/>
      <w:r w:rsidR="003B0A76" w:rsidRPr="00CE559D">
        <w:rPr>
          <w:rFonts w:ascii="Times New Roman" w:hAnsi="Times New Roman" w:cs="Times New Roman"/>
          <w:bCs/>
          <w:sz w:val="24"/>
          <w:szCs w:val="24"/>
        </w:rPr>
        <w:t xml:space="preserve"> et al., 2002)</w:t>
      </w:r>
      <w:r w:rsidR="003C46C1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BD5100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Producer interest </w:t>
      </w:r>
      <w:r w:rsidR="00965143" w:rsidRPr="00CE559D">
        <w:rPr>
          <w:rFonts w:ascii="Times New Roman" w:hAnsi="Times New Roman" w:cs="Times New Roman"/>
          <w:bCs/>
          <w:sz w:val="24"/>
          <w:szCs w:val="24"/>
        </w:rPr>
        <w:t>in the subject</w:t>
      </w:r>
      <w:r w:rsidR="003B0A76" w:rsidRPr="00CE559D">
        <w:rPr>
          <w:rFonts w:ascii="Times New Roman" w:hAnsi="Times New Roman" w:cs="Times New Roman"/>
          <w:bCs/>
          <w:sz w:val="24"/>
          <w:szCs w:val="24"/>
        </w:rPr>
        <w:t xml:space="preserve"> matter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65143" w:rsidRPr="00CE559D">
        <w:rPr>
          <w:rFonts w:ascii="Times New Roman" w:hAnsi="Times New Roman" w:cs="Times New Roman"/>
          <w:bCs/>
          <w:sz w:val="24"/>
          <w:szCs w:val="24"/>
        </w:rPr>
        <w:t>w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as measured by </w:t>
      </w:r>
      <w:r w:rsidR="003C5501" w:rsidRPr="00CE559D">
        <w:rPr>
          <w:rFonts w:ascii="Times New Roman" w:hAnsi="Times New Roman" w:cs="Times New Roman"/>
          <w:bCs/>
          <w:sz w:val="24"/>
          <w:szCs w:val="24"/>
        </w:rPr>
        <w:t>q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uestion 8 </w:t>
      </w:r>
      <w:r w:rsidR="00965143" w:rsidRPr="00CE559D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865021" w:rsidRPr="00CE559D">
        <w:rPr>
          <w:rFonts w:ascii="Times New Roman" w:hAnsi="Times New Roman" w:cs="Times New Roman"/>
          <w:bCs/>
          <w:sz w:val="24"/>
          <w:szCs w:val="24"/>
        </w:rPr>
        <w:t>appeared to be</w:t>
      </w:r>
      <w:r w:rsidR="00E03261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51588" w:rsidRPr="00CE559D">
        <w:rPr>
          <w:rFonts w:ascii="Times New Roman" w:hAnsi="Times New Roman" w:cs="Times New Roman"/>
          <w:bCs/>
          <w:sz w:val="24"/>
          <w:szCs w:val="24"/>
        </w:rPr>
        <w:t xml:space="preserve">high with greater than 65% of respondents overall indicated they were </w:t>
      </w:r>
      <w:r w:rsidR="003C5501" w:rsidRPr="00CE559D">
        <w:rPr>
          <w:rFonts w:ascii="Times New Roman" w:hAnsi="Times New Roman" w:cs="Times New Roman"/>
          <w:bCs/>
          <w:sz w:val="24"/>
          <w:szCs w:val="24"/>
        </w:rPr>
        <w:t>“</w:t>
      </w:r>
      <w:r w:rsidR="00E51588" w:rsidRPr="00CE559D">
        <w:rPr>
          <w:rFonts w:ascii="Times New Roman" w:hAnsi="Times New Roman" w:cs="Times New Roman"/>
          <w:bCs/>
          <w:sz w:val="24"/>
          <w:szCs w:val="24"/>
        </w:rPr>
        <w:t>somewhat</w:t>
      </w:r>
      <w:r w:rsidR="003C5501" w:rsidRPr="00CE559D">
        <w:rPr>
          <w:rFonts w:ascii="Times New Roman" w:hAnsi="Times New Roman" w:cs="Times New Roman"/>
          <w:bCs/>
          <w:sz w:val="24"/>
          <w:szCs w:val="24"/>
        </w:rPr>
        <w:t>”</w:t>
      </w:r>
      <w:r w:rsidR="00E51588" w:rsidRPr="00CE559D">
        <w:rPr>
          <w:rFonts w:ascii="Times New Roman" w:hAnsi="Times New Roman" w:cs="Times New Roman"/>
          <w:bCs/>
          <w:sz w:val="24"/>
          <w:szCs w:val="24"/>
        </w:rPr>
        <w:t xml:space="preserve"> or </w:t>
      </w:r>
      <w:r w:rsidR="003C5501" w:rsidRPr="00CE559D">
        <w:rPr>
          <w:rFonts w:ascii="Times New Roman" w:hAnsi="Times New Roman" w:cs="Times New Roman"/>
          <w:bCs/>
          <w:sz w:val="24"/>
          <w:szCs w:val="24"/>
        </w:rPr>
        <w:t>“</w:t>
      </w:r>
      <w:r w:rsidR="00E51588" w:rsidRPr="00CE559D">
        <w:rPr>
          <w:rFonts w:ascii="Times New Roman" w:hAnsi="Times New Roman" w:cs="Times New Roman"/>
          <w:bCs/>
          <w:sz w:val="24"/>
          <w:szCs w:val="24"/>
        </w:rPr>
        <w:t>very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>”</w:t>
      </w:r>
      <w:r w:rsidR="00E51588" w:rsidRPr="00CE559D">
        <w:rPr>
          <w:rFonts w:ascii="Times New Roman" w:hAnsi="Times New Roman" w:cs="Times New Roman"/>
          <w:bCs/>
          <w:sz w:val="24"/>
          <w:szCs w:val="24"/>
        </w:rPr>
        <w:t xml:space="preserve"> interested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51588" w:rsidRPr="00CE559D">
        <w:rPr>
          <w:rFonts w:ascii="Times New Roman" w:hAnsi="Times New Roman" w:cs="Times New Roman"/>
          <w:bCs/>
          <w:sz w:val="24"/>
          <w:szCs w:val="24"/>
        </w:rPr>
        <w:t>in the survey results. Respondent interest was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 associated with the method of </w:t>
      </w:r>
      <w:r w:rsidR="00865021" w:rsidRPr="00CE559D">
        <w:rPr>
          <w:rFonts w:ascii="Times New Roman" w:hAnsi="Times New Roman" w:cs="Times New Roman"/>
          <w:bCs/>
          <w:sz w:val="24"/>
          <w:szCs w:val="24"/>
        </w:rPr>
        <w:t>administration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E57482" w:rsidRPr="00CE559D">
        <w:rPr>
          <w:rFonts w:ascii="Times New Roman" w:hAnsi="Times New Roman" w:cs="Times New Roman"/>
          <w:bCs/>
          <w:sz w:val="24"/>
          <w:szCs w:val="24"/>
        </w:rPr>
        <w:t xml:space="preserve">K-W </w:t>
      </w:r>
      <w:r w:rsidR="00A05CFA" w:rsidRPr="00CE559D">
        <w:rPr>
          <w:rFonts w:ascii="Times New Roman" w:hAnsi="Times New Roman" w:cs="Times New Roman"/>
          <w:bCs/>
          <w:sz w:val="24"/>
          <w:szCs w:val="24"/>
        </w:rPr>
        <w:t xml:space="preserve">chi square = </w:t>
      </w:r>
      <w:r w:rsidR="00E57482" w:rsidRPr="00CE559D">
        <w:rPr>
          <w:rFonts w:ascii="Times New Roman" w:hAnsi="Times New Roman" w:cs="Times New Roman"/>
          <w:bCs/>
          <w:sz w:val="24"/>
          <w:szCs w:val="24"/>
        </w:rPr>
        <w:t>14.35</w:t>
      </w:r>
      <w:r w:rsidR="008A3C87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1A6620" w:rsidRPr="00CE559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P</w:t>
      </w:r>
      <w:r w:rsidR="00ED0C22" w:rsidRPr="00CE559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= 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>0.00</w:t>
      </w:r>
      <w:r w:rsidR="00E57482" w:rsidRPr="00CE559D">
        <w:rPr>
          <w:rFonts w:ascii="Times New Roman" w:hAnsi="Times New Roman" w:cs="Times New Roman"/>
          <w:bCs/>
          <w:sz w:val="24"/>
          <w:szCs w:val="24"/>
        </w:rPr>
        <w:t>2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>)</w:t>
      </w:r>
      <w:r w:rsidR="00F573D3" w:rsidRPr="00CE559D">
        <w:rPr>
          <w:rFonts w:ascii="Times New Roman" w:hAnsi="Times New Roman" w:cs="Times New Roman"/>
          <w:bCs/>
          <w:sz w:val="24"/>
          <w:szCs w:val="24"/>
        </w:rPr>
        <w:t xml:space="preserve"> (Table </w:t>
      </w:r>
      <w:r w:rsidR="00A05CA7" w:rsidRPr="00CE559D">
        <w:rPr>
          <w:rFonts w:ascii="Times New Roman" w:hAnsi="Times New Roman" w:cs="Times New Roman"/>
          <w:bCs/>
          <w:sz w:val="24"/>
          <w:szCs w:val="24"/>
        </w:rPr>
        <w:t>1</w:t>
      </w:r>
      <w:r w:rsidR="00F573D3" w:rsidRPr="00CE559D">
        <w:rPr>
          <w:rFonts w:ascii="Times New Roman" w:hAnsi="Times New Roman" w:cs="Times New Roman"/>
          <w:bCs/>
          <w:sz w:val="24"/>
          <w:szCs w:val="24"/>
        </w:rPr>
        <w:t>)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>The proportion of r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espondents 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>indicating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 “very” interested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 xml:space="preserve"> in the survey results was highest for those completing a web-based questionnaire</w:t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="00FC6F19" w:rsidRPr="00CE559D">
        <w:rPr>
          <w:rFonts w:ascii="Times New Roman" w:hAnsi="Times New Roman" w:cs="Times New Roman"/>
          <w:bCs/>
          <w:sz w:val="24"/>
          <w:szCs w:val="24"/>
        </w:rPr>
        <w:t xml:space="preserve"> and pairwise comparisons indicated the distribution of responses among web-based respondents differed from those who responded to the first and second mailings (</w:t>
      </w:r>
      <w:r w:rsidR="00705EDA" w:rsidRPr="00CE559D">
        <w:rPr>
          <w:rFonts w:ascii="Times New Roman" w:hAnsi="Times New Roman" w:cs="Times New Roman"/>
          <w:bCs/>
          <w:sz w:val="24"/>
          <w:szCs w:val="24"/>
        </w:rPr>
        <w:t xml:space="preserve">adjusted </w:t>
      </w:r>
      <w:r w:rsidR="001A6620" w:rsidRPr="00CE559D">
        <w:rPr>
          <w:rFonts w:ascii="Times New Roman" w:hAnsi="Times New Roman" w:cs="Times New Roman"/>
          <w:bCs/>
          <w:i/>
          <w:sz w:val="24"/>
          <w:szCs w:val="24"/>
        </w:rPr>
        <w:t xml:space="preserve"> P</w:t>
      </w:r>
      <w:r w:rsidR="00705EDA" w:rsidRPr="00CE559D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893707" w:rsidRPr="00CE559D">
        <w:rPr>
          <w:rFonts w:ascii="Times New Roman" w:hAnsi="Times New Roman" w:cs="Times New Roman"/>
          <w:bCs/>
          <w:sz w:val="24"/>
          <w:szCs w:val="24"/>
        </w:rPr>
        <w:t>=</w:t>
      </w:r>
      <w:r w:rsidR="00705EDA" w:rsidRPr="00CE559D">
        <w:rPr>
          <w:rFonts w:ascii="Times New Roman" w:hAnsi="Times New Roman" w:cs="Times New Roman"/>
          <w:bCs/>
          <w:sz w:val="24"/>
          <w:szCs w:val="24"/>
        </w:rPr>
        <w:t xml:space="preserve"> 0.024 and 0.001, respectively). This suggests an interest in the study</w:t>
      </w:r>
      <w:r w:rsidR="00FC6F19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 xml:space="preserve">may have </w:t>
      </w:r>
      <w:r w:rsidR="00703BDB" w:rsidRPr="00CE559D">
        <w:rPr>
          <w:rFonts w:ascii="Times New Roman" w:hAnsi="Times New Roman" w:cs="Times New Roman"/>
          <w:bCs/>
          <w:sz w:val="24"/>
          <w:szCs w:val="24"/>
        </w:rPr>
        <w:t>motivated</w:t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 xml:space="preserve"> web-based participation</w:t>
      </w:r>
      <w:r w:rsidR="00703BDB" w:rsidRPr="00CE559D">
        <w:rPr>
          <w:rFonts w:ascii="Times New Roman" w:hAnsi="Times New Roman" w:cs="Times New Roman"/>
          <w:bCs/>
          <w:sz w:val="24"/>
          <w:szCs w:val="24"/>
        </w:rPr>
        <w:t>, although it is likely other factors influence</w:t>
      </w:r>
      <w:r w:rsidR="007B5549" w:rsidRPr="00CE559D">
        <w:rPr>
          <w:rFonts w:ascii="Times New Roman" w:hAnsi="Times New Roman" w:cs="Times New Roman"/>
          <w:bCs/>
          <w:sz w:val="24"/>
          <w:szCs w:val="24"/>
        </w:rPr>
        <w:t>d</w:t>
      </w:r>
      <w:r w:rsidR="00893707" w:rsidRPr="00CE559D">
        <w:rPr>
          <w:rFonts w:ascii="Times New Roman" w:hAnsi="Times New Roman" w:cs="Times New Roman"/>
          <w:bCs/>
          <w:sz w:val="24"/>
          <w:szCs w:val="24"/>
        </w:rPr>
        <w:t xml:space="preserve"> the choice between completing a survey on the internet or by mail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D298E" w:rsidRPr="00CE559D">
        <w:rPr>
          <w:rFonts w:ascii="Times New Roman" w:hAnsi="Times New Roman" w:cs="Times New Roman"/>
          <w:bCs/>
          <w:sz w:val="24"/>
          <w:szCs w:val="24"/>
        </w:rPr>
        <w:t>N</w:t>
      </w:r>
      <w:r w:rsidR="00C86B57" w:rsidRPr="00CE559D">
        <w:rPr>
          <w:rFonts w:ascii="Times New Roman" w:hAnsi="Times New Roman" w:cs="Times New Roman"/>
          <w:bCs/>
          <w:sz w:val="24"/>
          <w:szCs w:val="24"/>
        </w:rPr>
        <w:t xml:space="preserve">either years of dairy farm management experience nor 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 xml:space="preserve">total </w:t>
      </w:r>
      <w:r w:rsidR="00C86B57" w:rsidRPr="00CE559D">
        <w:rPr>
          <w:rFonts w:ascii="Times New Roman" w:hAnsi="Times New Roman" w:cs="Times New Roman"/>
          <w:bCs/>
          <w:sz w:val="24"/>
          <w:szCs w:val="24"/>
        </w:rPr>
        <w:t xml:space="preserve">years of organic 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 xml:space="preserve">dairy </w:t>
      </w:r>
      <w:r w:rsidR="00C86B57" w:rsidRPr="00CE559D">
        <w:rPr>
          <w:rFonts w:ascii="Times New Roman" w:hAnsi="Times New Roman" w:cs="Times New Roman"/>
          <w:bCs/>
          <w:sz w:val="24"/>
          <w:szCs w:val="24"/>
        </w:rPr>
        <w:t>farming experience were associated with method of survey response</w:t>
      </w:r>
      <w:r w:rsidR="00BD298E" w:rsidRPr="00CE559D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1A6620" w:rsidRPr="00CE559D">
        <w:rPr>
          <w:rFonts w:ascii="Times New Roman" w:hAnsi="Times New Roman" w:cs="Times New Roman"/>
          <w:bCs/>
          <w:i/>
          <w:iCs/>
          <w:sz w:val="24"/>
          <w:szCs w:val="24"/>
        </w:rPr>
        <w:t>P</w:t>
      </w:r>
      <w:r w:rsidR="00BD298E" w:rsidRPr="00CE559D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285462" w:rsidRPr="00CE559D">
        <w:rPr>
          <w:rFonts w:ascii="Times New Roman" w:hAnsi="Times New Roman" w:cs="Times New Roman"/>
          <w:bCs/>
          <w:sz w:val="24"/>
          <w:szCs w:val="24"/>
        </w:rPr>
        <w:t>0.73 and 0.74, respectively</w:t>
      </w:r>
      <w:r w:rsidR="00BD298E" w:rsidRPr="00CE559D">
        <w:rPr>
          <w:rFonts w:ascii="Times New Roman" w:hAnsi="Times New Roman" w:cs="Times New Roman"/>
          <w:bCs/>
          <w:sz w:val="24"/>
          <w:szCs w:val="24"/>
        </w:rPr>
        <w:t>)</w:t>
      </w:r>
      <w:r w:rsidR="00C86B57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142B909C" w14:textId="468E110D" w:rsidR="00937F1C" w:rsidRPr="00CE559D" w:rsidRDefault="00346174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7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</w:rPr>
        <w:tab/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>Completion of 70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 xml:space="preserve">% of </w:t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>web-based questionnaires occurred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70DA" w:rsidRPr="00CE559D">
        <w:rPr>
          <w:rFonts w:ascii="Times New Roman" w:hAnsi="Times New Roman" w:cs="Times New Roman"/>
          <w:bCs/>
          <w:sz w:val="24"/>
          <w:szCs w:val="24"/>
        </w:rPr>
        <w:t>between 10-13 December 2019, when the fir</w:t>
      </w:r>
      <w:r w:rsidR="001E7298" w:rsidRPr="00CE559D">
        <w:rPr>
          <w:rFonts w:ascii="Times New Roman" w:hAnsi="Times New Roman" w:cs="Times New Roman"/>
          <w:bCs/>
          <w:sz w:val="24"/>
          <w:szCs w:val="24"/>
        </w:rPr>
        <w:t>st media communication went out,</w:t>
      </w:r>
      <w:r w:rsidR="009770DA" w:rsidRPr="00CE559D">
        <w:rPr>
          <w:rFonts w:ascii="Times New Roman" w:hAnsi="Times New Roman" w:cs="Times New Roman"/>
          <w:bCs/>
          <w:sz w:val="24"/>
          <w:szCs w:val="24"/>
        </w:rPr>
        <w:t xml:space="preserve"> and 21-23 December 2019, when the first mailing was delivered</w:t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 xml:space="preserve">. While this </w:t>
      </w:r>
      <w:r w:rsidR="009770DA" w:rsidRPr="00CE559D">
        <w:rPr>
          <w:rFonts w:ascii="Times New Roman" w:hAnsi="Times New Roman" w:cs="Times New Roman"/>
          <w:bCs/>
          <w:sz w:val="24"/>
          <w:szCs w:val="24"/>
        </w:rPr>
        <w:t>suggests the importance of multiple reminders from varied media, no additional</w:t>
      </w:r>
      <w:r w:rsidR="00C86B57" w:rsidRPr="00CE559D">
        <w:rPr>
          <w:rFonts w:ascii="Times New Roman" w:hAnsi="Times New Roman" w:cs="Times New Roman"/>
          <w:bCs/>
          <w:sz w:val="24"/>
          <w:szCs w:val="24"/>
        </w:rPr>
        <w:t xml:space="preserve"> web-based</w:t>
      </w:r>
      <w:r w:rsidR="009770DA" w:rsidRPr="00CE559D">
        <w:rPr>
          <w:rFonts w:ascii="Times New Roman" w:hAnsi="Times New Roman" w:cs="Times New Roman"/>
          <w:bCs/>
          <w:sz w:val="24"/>
          <w:szCs w:val="24"/>
        </w:rPr>
        <w:t xml:space="preserve"> participation occurred after the </w:t>
      </w:r>
      <w:r w:rsidR="002C445A" w:rsidRPr="00CE559D">
        <w:rPr>
          <w:rFonts w:ascii="Times New Roman" w:hAnsi="Times New Roman" w:cs="Times New Roman"/>
          <w:bCs/>
          <w:sz w:val="24"/>
          <w:szCs w:val="24"/>
        </w:rPr>
        <w:t>tele</w:t>
      </w:r>
      <w:r w:rsidR="006217E3" w:rsidRPr="00CE559D">
        <w:rPr>
          <w:rFonts w:ascii="Times New Roman" w:hAnsi="Times New Roman" w:cs="Times New Roman"/>
          <w:bCs/>
          <w:sz w:val="24"/>
          <w:szCs w:val="24"/>
        </w:rPr>
        <w:t>phone reminder</w:t>
      </w:r>
      <w:r w:rsidR="009770DA" w:rsidRPr="00CE559D">
        <w:rPr>
          <w:rFonts w:ascii="Times New Roman" w:hAnsi="Times New Roman" w:cs="Times New Roman"/>
          <w:bCs/>
          <w:sz w:val="24"/>
          <w:szCs w:val="24"/>
        </w:rPr>
        <w:t xml:space="preserve"> or second mailing</w:t>
      </w:r>
      <w:r w:rsidR="001E7298" w:rsidRPr="00CE559D">
        <w:rPr>
          <w:rFonts w:ascii="Times New Roman" w:hAnsi="Times New Roman" w:cs="Times New Roman"/>
          <w:bCs/>
          <w:sz w:val="24"/>
          <w:szCs w:val="24"/>
        </w:rPr>
        <w:t xml:space="preserve">, further </w:t>
      </w:r>
      <w:r w:rsidR="006217E3" w:rsidRPr="00CE559D">
        <w:rPr>
          <w:rFonts w:ascii="Times New Roman" w:hAnsi="Times New Roman" w:cs="Times New Roman"/>
          <w:bCs/>
          <w:sz w:val="24"/>
          <w:szCs w:val="24"/>
        </w:rPr>
        <w:t xml:space="preserve">supporting </w:t>
      </w:r>
      <w:r w:rsidR="00285462" w:rsidRPr="00CE559D">
        <w:rPr>
          <w:rFonts w:ascii="Times New Roman" w:hAnsi="Times New Roman" w:cs="Times New Roman"/>
          <w:bCs/>
          <w:sz w:val="24"/>
          <w:szCs w:val="24"/>
        </w:rPr>
        <w:t>our speculation</w:t>
      </w:r>
      <w:r w:rsidR="001E7298" w:rsidRPr="00CE559D">
        <w:rPr>
          <w:rFonts w:ascii="Times New Roman" w:hAnsi="Times New Roman" w:cs="Times New Roman"/>
          <w:bCs/>
          <w:sz w:val="24"/>
          <w:szCs w:val="24"/>
        </w:rPr>
        <w:t xml:space="preserve"> that web-based participation </w:t>
      </w:r>
      <w:r w:rsidR="00C86B57" w:rsidRPr="00CE559D">
        <w:rPr>
          <w:rFonts w:ascii="Times New Roman" w:hAnsi="Times New Roman" w:cs="Times New Roman"/>
          <w:bCs/>
          <w:sz w:val="24"/>
          <w:szCs w:val="24"/>
        </w:rPr>
        <w:t>was</w:t>
      </w:r>
      <w:r w:rsidR="001E7298" w:rsidRPr="00CE559D">
        <w:rPr>
          <w:rFonts w:ascii="Times New Roman" w:hAnsi="Times New Roman" w:cs="Times New Roman"/>
          <w:bCs/>
          <w:sz w:val="24"/>
          <w:szCs w:val="24"/>
        </w:rPr>
        <w:t xml:space="preserve"> related to interest level</w:t>
      </w:r>
      <w:r w:rsidR="00285462" w:rsidRPr="00CE559D">
        <w:rPr>
          <w:rFonts w:ascii="Times New Roman" w:hAnsi="Times New Roman" w:cs="Times New Roman"/>
          <w:bCs/>
          <w:sz w:val="24"/>
          <w:szCs w:val="24"/>
        </w:rPr>
        <w:t>, or to timing of initial social media advertisements, among other factors</w:t>
      </w:r>
      <w:r w:rsidR="001E7298" w:rsidRPr="00CE559D">
        <w:rPr>
          <w:rFonts w:ascii="Times New Roman" w:hAnsi="Times New Roman" w:cs="Times New Roman"/>
          <w:bCs/>
          <w:sz w:val="24"/>
          <w:szCs w:val="24"/>
        </w:rPr>
        <w:t>.</w:t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>In contrast, respondents to the second mail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 xml:space="preserve">ing had the lowest proportion of “very” interested and a high 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proportion </w:t>
      </w:r>
      <w:r w:rsidR="00875744" w:rsidRPr="00CE559D">
        <w:rPr>
          <w:rFonts w:ascii="Times New Roman" w:hAnsi="Times New Roman" w:cs="Times New Roman"/>
          <w:bCs/>
          <w:sz w:val="24"/>
          <w:szCs w:val="24"/>
        </w:rPr>
        <w:t>with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 no interest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 xml:space="preserve"> in survey results</w:t>
      </w:r>
      <w:r w:rsidR="00ED0C22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F573D3" w:rsidRPr="00CE559D">
        <w:rPr>
          <w:rFonts w:ascii="Times New Roman" w:hAnsi="Times New Roman" w:cs="Times New Roman"/>
          <w:bCs/>
          <w:sz w:val="24"/>
          <w:szCs w:val="24"/>
        </w:rPr>
        <w:t xml:space="preserve">Respondents </w:t>
      </w:r>
      <w:r w:rsidR="00FC4F29" w:rsidRPr="00CE559D">
        <w:rPr>
          <w:rFonts w:ascii="Times New Roman" w:hAnsi="Times New Roman" w:cs="Times New Roman"/>
          <w:bCs/>
          <w:sz w:val="24"/>
          <w:szCs w:val="24"/>
        </w:rPr>
        <w:t>interviewed</w:t>
      </w:r>
      <w:r w:rsidR="00F573D3" w:rsidRPr="00CE559D">
        <w:rPr>
          <w:rFonts w:ascii="Times New Roman" w:hAnsi="Times New Roman" w:cs="Times New Roman"/>
          <w:bCs/>
          <w:sz w:val="24"/>
          <w:szCs w:val="24"/>
        </w:rPr>
        <w:t xml:space="preserve"> by </w:t>
      </w:r>
      <w:r w:rsidR="002C445A" w:rsidRPr="00CE559D">
        <w:rPr>
          <w:rFonts w:ascii="Times New Roman" w:hAnsi="Times New Roman" w:cs="Times New Roman"/>
          <w:bCs/>
          <w:sz w:val="24"/>
          <w:szCs w:val="24"/>
        </w:rPr>
        <w:t>tele</w:t>
      </w:r>
      <w:r w:rsidR="00F573D3" w:rsidRPr="00CE559D">
        <w:rPr>
          <w:rFonts w:ascii="Times New Roman" w:hAnsi="Times New Roman" w:cs="Times New Roman"/>
          <w:bCs/>
          <w:sz w:val="24"/>
          <w:szCs w:val="24"/>
        </w:rPr>
        <w:t>phone also had a high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 level of interest (56% “very”).</w:t>
      </w:r>
      <w:r w:rsidR="0080298F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0298F" w:rsidRPr="00994760">
        <w:rPr>
          <w:rFonts w:ascii="Times New Roman" w:hAnsi="Times New Roman" w:cs="Times New Roman"/>
          <w:bCs/>
          <w:sz w:val="24"/>
          <w:szCs w:val="24"/>
        </w:rPr>
        <w:t xml:space="preserve">It </w:t>
      </w:r>
      <w:r w:rsidR="00285462" w:rsidRPr="00994760">
        <w:rPr>
          <w:rFonts w:ascii="Times New Roman" w:hAnsi="Times New Roman" w:cs="Times New Roman"/>
          <w:bCs/>
          <w:sz w:val="24"/>
          <w:szCs w:val="24"/>
        </w:rPr>
        <w:t>is</w:t>
      </w:r>
      <w:r w:rsidR="0080298F" w:rsidRPr="00994760">
        <w:rPr>
          <w:rFonts w:ascii="Times New Roman" w:hAnsi="Times New Roman" w:cs="Times New Roman"/>
          <w:bCs/>
          <w:sz w:val="24"/>
          <w:szCs w:val="24"/>
        </w:rPr>
        <w:t xml:space="preserve"> possible that web-based respondents would have also responded </w:t>
      </w:r>
      <w:r w:rsidR="00285462" w:rsidRPr="00994760">
        <w:rPr>
          <w:rFonts w:ascii="Times New Roman" w:hAnsi="Times New Roman" w:cs="Times New Roman"/>
          <w:bCs/>
          <w:sz w:val="24"/>
          <w:szCs w:val="24"/>
        </w:rPr>
        <w:t xml:space="preserve">readily </w:t>
      </w:r>
      <w:r w:rsidR="0080298F" w:rsidRPr="00994760">
        <w:rPr>
          <w:rFonts w:ascii="Times New Roman" w:hAnsi="Times New Roman" w:cs="Times New Roman"/>
          <w:bCs/>
          <w:sz w:val="24"/>
          <w:szCs w:val="24"/>
        </w:rPr>
        <w:t xml:space="preserve">to the mail survey or </w:t>
      </w:r>
      <w:r w:rsidR="002C445A" w:rsidRPr="00994760">
        <w:rPr>
          <w:rFonts w:ascii="Times New Roman" w:hAnsi="Times New Roman" w:cs="Times New Roman"/>
          <w:bCs/>
          <w:sz w:val="24"/>
          <w:szCs w:val="24"/>
        </w:rPr>
        <w:t>tele</w:t>
      </w:r>
      <w:r w:rsidR="0080298F" w:rsidRPr="00994760">
        <w:rPr>
          <w:rFonts w:ascii="Times New Roman" w:hAnsi="Times New Roman" w:cs="Times New Roman"/>
          <w:bCs/>
          <w:sz w:val="24"/>
          <w:szCs w:val="24"/>
        </w:rPr>
        <w:t xml:space="preserve">phone call, had they not first filled out the web survey. </w:t>
      </w:r>
      <w:r w:rsidR="00605961" w:rsidRPr="00994760">
        <w:rPr>
          <w:rFonts w:ascii="Times New Roman" w:hAnsi="Times New Roman" w:cs="Times New Roman"/>
          <w:bCs/>
          <w:sz w:val="24"/>
          <w:szCs w:val="24"/>
        </w:rPr>
        <w:t>While</w:t>
      </w:r>
      <w:r w:rsidR="004F7801" w:rsidRPr="00994760">
        <w:rPr>
          <w:rFonts w:ascii="Times New Roman" w:hAnsi="Times New Roman" w:cs="Times New Roman"/>
          <w:bCs/>
          <w:sz w:val="24"/>
          <w:szCs w:val="24"/>
        </w:rPr>
        <w:t xml:space="preserve"> r</w:t>
      </w:r>
      <w:r w:rsidR="00E33822" w:rsidRPr="00994760">
        <w:rPr>
          <w:rFonts w:ascii="Times New Roman" w:hAnsi="Times New Roman" w:cs="Times New Roman"/>
          <w:bCs/>
          <w:sz w:val="24"/>
          <w:szCs w:val="24"/>
        </w:rPr>
        <w:t xml:space="preserve">esponse </w:t>
      </w:r>
      <w:r w:rsidR="00E87F45" w:rsidRPr="00994760">
        <w:rPr>
          <w:rFonts w:ascii="Times New Roman" w:hAnsi="Times New Roman" w:cs="Times New Roman"/>
          <w:bCs/>
          <w:sz w:val="24"/>
          <w:szCs w:val="24"/>
        </w:rPr>
        <w:t xml:space="preserve">rates for internet-based questionnaires may be lower than </w:t>
      </w:r>
      <w:r w:rsidR="00E90BDE" w:rsidRPr="00994760">
        <w:rPr>
          <w:rFonts w:ascii="Times New Roman" w:hAnsi="Times New Roman" w:cs="Times New Roman"/>
          <w:bCs/>
          <w:sz w:val="24"/>
          <w:szCs w:val="24"/>
        </w:rPr>
        <w:t>mail-based</w:t>
      </w:r>
      <w:r w:rsidR="00605961" w:rsidRPr="00994760">
        <w:rPr>
          <w:rFonts w:ascii="Times New Roman" w:hAnsi="Times New Roman" w:cs="Times New Roman"/>
          <w:bCs/>
          <w:sz w:val="24"/>
          <w:szCs w:val="24"/>
        </w:rPr>
        <w:t xml:space="preserve"> surveys</w:t>
      </w:r>
      <w:r w:rsidR="00E87F45" w:rsidRPr="000606E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605961" w:rsidRPr="000606E6">
        <w:rPr>
          <w:rFonts w:ascii="Times New Roman" w:hAnsi="Times New Roman" w:cs="Times New Roman"/>
          <w:bCs/>
          <w:sz w:val="24"/>
          <w:szCs w:val="24"/>
        </w:rPr>
        <w:t xml:space="preserve">when evaluated in a survey of American households, </w:t>
      </w:r>
      <w:r w:rsidR="00E87F45" w:rsidRPr="004A3011">
        <w:rPr>
          <w:rFonts w:ascii="Times New Roman" w:hAnsi="Times New Roman" w:cs="Times New Roman"/>
          <w:bCs/>
          <w:sz w:val="24"/>
          <w:szCs w:val="24"/>
        </w:rPr>
        <w:t>internet tools</w:t>
      </w:r>
      <w:r w:rsidR="004F7801" w:rsidRPr="004A30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05961" w:rsidRPr="00E91661">
        <w:rPr>
          <w:rFonts w:ascii="Times New Roman" w:hAnsi="Times New Roman" w:cs="Times New Roman"/>
          <w:bCs/>
          <w:sz w:val="24"/>
          <w:szCs w:val="24"/>
        </w:rPr>
        <w:t>did not appear to</w:t>
      </w:r>
      <w:r w:rsidR="004F7801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D4205" w:rsidRPr="00E91661">
        <w:rPr>
          <w:rFonts w:ascii="Times New Roman" w:hAnsi="Times New Roman" w:cs="Times New Roman"/>
          <w:bCs/>
          <w:sz w:val="24"/>
          <w:szCs w:val="24"/>
        </w:rPr>
        <w:t>exhibit</w:t>
      </w:r>
      <w:r w:rsidR="00E87F45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D4205" w:rsidRPr="00E91661">
        <w:rPr>
          <w:rFonts w:ascii="Times New Roman" w:hAnsi="Times New Roman" w:cs="Times New Roman"/>
          <w:bCs/>
          <w:sz w:val="24"/>
          <w:szCs w:val="24"/>
        </w:rPr>
        <w:t xml:space="preserve">item </w:t>
      </w:r>
      <w:r w:rsidR="00E87F45" w:rsidRPr="00E91661">
        <w:rPr>
          <w:rFonts w:ascii="Times New Roman" w:hAnsi="Times New Roman" w:cs="Times New Roman"/>
          <w:bCs/>
          <w:sz w:val="24"/>
          <w:szCs w:val="24"/>
        </w:rPr>
        <w:t xml:space="preserve">non-response bias </w:t>
      </w:r>
      <w:r w:rsidR="00E33822" w:rsidRPr="00E91661">
        <w:rPr>
          <w:rFonts w:ascii="Times New Roman" w:hAnsi="Times New Roman" w:cs="Times New Roman"/>
          <w:bCs/>
          <w:sz w:val="24"/>
          <w:szCs w:val="24"/>
        </w:rPr>
        <w:t>(Hudson et al., 2004)</w:t>
      </w:r>
      <w:r w:rsidR="00E87F45" w:rsidRPr="00E9166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9298D" w:rsidRPr="00E91661">
        <w:rPr>
          <w:rFonts w:ascii="Times New Roman" w:hAnsi="Times New Roman" w:cs="Times New Roman"/>
          <w:bCs/>
          <w:sz w:val="24"/>
          <w:szCs w:val="24"/>
        </w:rPr>
        <w:t>In the context of our survey</w:t>
      </w:r>
      <w:r w:rsidR="00E70E78" w:rsidRPr="00CE559D">
        <w:rPr>
          <w:rFonts w:ascii="Times New Roman" w:hAnsi="Times New Roman" w:cs="Times New Roman"/>
          <w:bCs/>
          <w:sz w:val="24"/>
          <w:szCs w:val="24"/>
          <w:rPrChange w:id="7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49298D" w:rsidRPr="00CE559D">
        <w:rPr>
          <w:rFonts w:ascii="Times New Roman" w:hAnsi="Times New Roman" w:cs="Times New Roman"/>
          <w:bCs/>
          <w:sz w:val="24"/>
          <w:szCs w:val="24"/>
          <w:rPrChange w:id="7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the addition of an internet-based approach did not significantly increase the cost of our survey and had some advantages in ease of data processing. </w:t>
      </w:r>
      <w:r w:rsidR="00E87F45" w:rsidRPr="00CE559D">
        <w:rPr>
          <w:rFonts w:ascii="Times New Roman" w:hAnsi="Times New Roman" w:cs="Times New Roman"/>
          <w:bCs/>
          <w:sz w:val="24"/>
          <w:szCs w:val="24"/>
          <w:rPrChange w:id="7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We speculate that internet-based administration can be an effective supplement</w:t>
      </w:r>
      <w:r w:rsidR="00937F1C" w:rsidRPr="00CE559D">
        <w:rPr>
          <w:rFonts w:ascii="Times New Roman" w:hAnsi="Times New Roman" w:cs="Times New Roman"/>
          <w:bCs/>
          <w:sz w:val="24"/>
          <w:szCs w:val="24"/>
          <w:rPrChange w:id="7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al option </w:t>
      </w:r>
      <w:r w:rsidR="00E87F45" w:rsidRPr="00CE559D">
        <w:rPr>
          <w:rFonts w:ascii="Times New Roman" w:hAnsi="Times New Roman" w:cs="Times New Roman"/>
          <w:bCs/>
          <w:sz w:val="24"/>
          <w:szCs w:val="24"/>
          <w:rPrChange w:id="7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to mailed</w:t>
      </w:r>
      <w:r w:rsidR="0049298D" w:rsidRPr="00CE559D">
        <w:rPr>
          <w:rFonts w:ascii="Times New Roman" w:hAnsi="Times New Roman" w:cs="Times New Roman"/>
          <w:bCs/>
          <w:sz w:val="24"/>
          <w:szCs w:val="24"/>
          <w:rPrChange w:id="7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questionnaires</w:t>
      </w:r>
      <w:r w:rsidR="00937F1C" w:rsidRPr="00CE559D">
        <w:rPr>
          <w:rFonts w:ascii="Times New Roman" w:hAnsi="Times New Roman" w:cs="Times New Roman"/>
          <w:bCs/>
          <w:sz w:val="24"/>
          <w:szCs w:val="24"/>
          <w:rPrChange w:id="7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 Ad</w:t>
      </w:r>
      <w:r w:rsidR="0049298D" w:rsidRPr="00CE559D">
        <w:rPr>
          <w:rFonts w:ascii="Times New Roman" w:hAnsi="Times New Roman" w:cs="Times New Roman"/>
          <w:bCs/>
          <w:sz w:val="24"/>
          <w:szCs w:val="24"/>
          <w:rPrChange w:id="7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ditional research is needed to determine if </w:t>
      </w:r>
      <w:r w:rsidR="00C4007B" w:rsidRPr="00CE559D">
        <w:rPr>
          <w:rFonts w:ascii="Times New Roman" w:hAnsi="Times New Roman" w:cs="Times New Roman"/>
          <w:bCs/>
          <w:sz w:val="24"/>
          <w:szCs w:val="24"/>
          <w:rPrChange w:id="7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internet-based questionnaires are</w:t>
      </w:r>
      <w:r w:rsidR="0049298D" w:rsidRPr="00CE559D">
        <w:rPr>
          <w:rFonts w:ascii="Times New Roman" w:hAnsi="Times New Roman" w:cs="Times New Roman"/>
          <w:bCs/>
          <w:sz w:val="24"/>
          <w:szCs w:val="24"/>
          <w:rPrChange w:id="7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 suitable mode of administration when used as the only option for farmer populations</w:t>
      </w:r>
      <w:r w:rsidR="00DD4205" w:rsidRPr="00CE559D">
        <w:rPr>
          <w:rFonts w:ascii="Times New Roman" w:hAnsi="Times New Roman" w:cs="Times New Roman"/>
          <w:bCs/>
          <w:sz w:val="24"/>
          <w:szCs w:val="24"/>
          <w:rPrChange w:id="7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especially given potential issues related internet coverage in rural areas and possible self-selection bias related to</w:t>
      </w:r>
      <w:r w:rsidR="00DD4205" w:rsidRPr="00CE559D">
        <w:rPr>
          <w:bCs/>
          <w:rPrChange w:id="761" w:author="Tucker Andrews" w:date="2020-10-07T11:36:00Z">
            <w:rPr/>
          </w:rPrChange>
        </w:rPr>
        <w:t xml:space="preserve"> </w:t>
      </w:r>
      <w:r w:rsidR="00DD4205" w:rsidRPr="00CE559D">
        <w:rPr>
          <w:rFonts w:ascii="Times New Roman" w:hAnsi="Times New Roman" w:cs="Times New Roman"/>
          <w:bCs/>
          <w:sz w:val="24"/>
          <w:szCs w:val="24"/>
          <w:rPrChange w:id="7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demographic variables such as age (Hudson et al., 2004). </w:t>
      </w:r>
      <w:r w:rsidR="0049298D" w:rsidRPr="00CE559D">
        <w:rPr>
          <w:rFonts w:ascii="Times New Roman" w:hAnsi="Times New Roman" w:cs="Times New Roman"/>
          <w:bCs/>
          <w:sz w:val="24"/>
          <w:szCs w:val="24"/>
          <w:rPrChange w:id="7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35FB343C" w14:textId="1DF4E725" w:rsidR="00937F1C" w:rsidRPr="00CE559D" w:rsidRDefault="00937F1C" w:rsidP="000471C2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7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commentRangeStart w:id="765"/>
      <w:r w:rsidR="0049298D" w:rsidRPr="00CE559D">
        <w:rPr>
          <w:rFonts w:ascii="Times New Roman" w:hAnsi="Times New Roman" w:cs="Times New Roman"/>
          <w:bCs/>
          <w:sz w:val="24"/>
          <w:szCs w:val="24"/>
          <w:rPrChange w:id="7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We </w:t>
      </w:r>
      <w:r w:rsidR="00C4007B" w:rsidRPr="00CE559D">
        <w:rPr>
          <w:rFonts w:ascii="Times New Roman" w:hAnsi="Times New Roman" w:cs="Times New Roman"/>
          <w:bCs/>
          <w:sz w:val="24"/>
          <w:szCs w:val="24"/>
          <w:rPrChange w:id="7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suspect</w:t>
      </w:r>
      <w:r w:rsidR="0049298D" w:rsidRPr="00CE559D">
        <w:rPr>
          <w:rFonts w:ascii="Times New Roman" w:hAnsi="Times New Roman" w:cs="Times New Roman"/>
          <w:bCs/>
          <w:sz w:val="24"/>
          <w:szCs w:val="24"/>
          <w:rPrChange w:id="7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that</w:t>
      </w:r>
      <w:r w:rsidR="00427FAC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427FAC" w:rsidRPr="00CE559D">
        <w:rPr>
          <w:rFonts w:ascii="Times New Roman" w:hAnsi="Times New Roman" w:cs="Times New Roman"/>
          <w:bCs/>
          <w:sz w:val="24"/>
          <w:szCs w:val="24"/>
        </w:rPr>
        <w:t>timing for</w:t>
      </w:r>
      <w:r w:rsidR="00626E9A" w:rsidRPr="00CE559D">
        <w:rPr>
          <w:rFonts w:ascii="Times New Roman" w:hAnsi="Times New Roman" w:cs="Times New Roman"/>
          <w:bCs/>
          <w:sz w:val="24"/>
          <w:szCs w:val="24"/>
        </w:rPr>
        <w:t xml:space="preserve"> survey </w:t>
      </w:r>
      <w:r w:rsidR="00427FAC" w:rsidRPr="00CE559D">
        <w:rPr>
          <w:rFonts w:ascii="Times New Roman" w:hAnsi="Times New Roman" w:cs="Times New Roman"/>
          <w:bCs/>
          <w:sz w:val="24"/>
          <w:szCs w:val="24"/>
        </w:rPr>
        <w:t xml:space="preserve">administration </w:t>
      </w:r>
      <w:r w:rsidR="0049298D" w:rsidRPr="00CE559D">
        <w:rPr>
          <w:rFonts w:ascii="Times New Roman" w:hAnsi="Times New Roman" w:cs="Times New Roman"/>
          <w:bCs/>
          <w:sz w:val="24"/>
          <w:szCs w:val="24"/>
        </w:rPr>
        <w:t>contributed</w:t>
      </w:r>
      <w:r w:rsidR="001D061A" w:rsidRPr="00CE559D">
        <w:rPr>
          <w:rFonts w:ascii="Times New Roman" w:hAnsi="Times New Roman" w:cs="Times New Roman"/>
          <w:bCs/>
          <w:sz w:val="24"/>
          <w:szCs w:val="24"/>
        </w:rPr>
        <w:t xml:space="preserve"> to the</w:t>
      </w:r>
      <w:r w:rsidR="00626E9A" w:rsidRPr="00CE559D">
        <w:rPr>
          <w:rFonts w:ascii="Times New Roman" w:hAnsi="Times New Roman" w:cs="Times New Roman"/>
          <w:bCs/>
          <w:sz w:val="24"/>
          <w:szCs w:val="24"/>
        </w:rPr>
        <w:t xml:space="preserve"> high response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rate</w:t>
      </w:r>
      <w:r w:rsidR="00626E9A" w:rsidRPr="00CE559D">
        <w:rPr>
          <w:rFonts w:ascii="Times New Roman" w:hAnsi="Times New Roman" w:cs="Times New Roman"/>
          <w:bCs/>
          <w:sz w:val="24"/>
          <w:szCs w:val="24"/>
        </w:rPr>
        <w:t xml:space="preserve">. The survey was 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promoted </w:t>
      </w:r>
      <w:r w:rsidR="00626E9A" w:rsidRPr="00CE559D">
        <w:rPr>
          <w:rFonts w:ascii="Times New Roman" w:hAnsi="Times New Roman" w:cs="Times New Roman"/>
          <w:bCs/>
          <w:sz w:val="24"/>
          <w:szCs w:val="24"/>
        </w:rPr>
        <w:t xml:space="preserve">and conducted in winter months when field work was </w:t>
      </w:r>
      <w:del w:id="769" w:author="Deborah Neher" w:date="2020-09-20T08:01:00Z">
        <w:r w:rsidR="00626E9A" w:rsidRPr="00CE559D" w:rsidDel="00062665">
          <w:rPr>
            <w:rFonts w:ascii="Times New Roman" w:hAnsi="Times New Roman" w:cs="Times New Roman"/>
            <w:bCs/>
            <w:sz w:val="24"/>
            <w:szCs w:val="24"/>
          </w:rPr>
          <w:delText xml:space="preserve">done </w:delText>
        </w:r>
      </w:del>
      <w:ins w:id="770" w:author="Deborah Neher" w:date="2020-09-20T08:01:00Z">
        <w:r w:rsidR="00062665" w:rsidRPr="00CE559D">
          <w:rPr>
            <w:rFonts w:ascii="Times New Roman" w:hAnsi="Times New Roman" w:cs="Times New Roman"/>
            <w:bCs/>
            <w:sz w:val="24"/>
            <w:szCs w:val="24"/>
          </w:rPr>
          <w:t>at a lull</w:t>
        </w:r>
      </w:ins>
      <w:ins w:id="771" w:author="Rachel Gilker" w:date="2020-09-22T10:17:00Z">
        <w:r w:rsidR="000471C2" w:rsidRPr="00CE559D">
          <w:rPr>
            <w:rFonts w:ascii="Times New Roman" w:hAnsi="Times New Roman" w:cs="Times New Roman"/>
            <w:bCs/>
            <w:sz w:val="24"/>
            <w:szCs w:val="24"/>
          </w:rPr>
          <w:t xml:space="preserve">. </w:t>
        </w:r>
      </w:ins>
      <w:del w:id="772" w:author="Deborah Neher" w:date="2020-09-20T08:01:00Z">
        <w:r w:rsidR="00626E9A" w:rsidRPr="00CE559D" w:rsidDel="00062665">
          <w:rPr>
            <w:rFonts w:ascii="Times New Roman" w:hAnsi="Times New Roman" w:cs="Times New Roman"/>
            <w:bCs/>
            <w:sz w:val="24"/>
            <w:szCs w:val="24"/>
          </w:rPr>
          <w:delText>for the year</w:delText>
        </w:r>
        <w:r w:rsidR="00C86B57" w:rsidRPr="00CE559D" w:rsidDel="00062665">
          <w:rPr>
            <w:rFonts w:ascii="Times New Roman" w:hAnsi="Times New Roman" w:cs="Times New Roman"/>
            <w:bCs/>
            <w:sz w:val="24"/>
            <w:szCs w:val="24"/>
          </w:rPr>
          <w:delText xml:space="preserve"> in </w:delText>
        </w:r>
        <w:r w:rsidR="00C4007B" w:rsidRPr="00CE559D" w:rsidDel="00062665">
          <w:rPr>
            <w:rFonts w:ascii="Times New Roman" w:hAnsi="Times New Roman" w:cs="Times New Roman"/>
            <w:bCs/>
            <w:sz w:val="24"/>
            <w:szCs w:val="24"/>
          </w:rPr>
          <w:delText>our</w:delText>
        </w:r>
        <w:r w:rsidR="00C86B57" w:rsidRPr="00CE559D" w:rsidDel="00062665">
          <w:rPr>
            <w:rFonts w:ascii="Times New Roman" w:hAnsi="Times New Roman" w:cs="Times New Roman"/>
            <w:bCs/>
            <w:sz w:val="24"/>
            <w:szCs w:val="24"/>
          </w:rPr>
          <w:delText xml:space="preserve"> region</w:delText>
        </w:r>
      </w:del>
      <w:del w:id="773" w:author="Rachel Gilker" w:date="2020-09-22T10:17:00Z">
        <w:r w:rsidR="00C86B57" w:rsidRPr="00CE559D" w:rsidDel="000471C2">
          <w:rPr>
            <w:rFonts w:ascii="Times New Roman" w:hAnsi="Times New Roman" w:cs="Times New Roman"/>
            <w:bCs/>
            <w:sz w:val="24"/>
            <w:szCs w:val="24"/>
          </w:rPr>
          <w:delText>;</w:delText>
        </w:r>
        <w:r w:rsidR="001D061A" w:rsidRPr="00CE559D" w:rsidDel="000471C2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  <w:r w:rsidR="0049298D" w:rsidRPr="00CE559D" w:rsidDel="000471C2">
          <w:rPr>
            <w:rFonts w:ascii="Times New Roman" w:hAnsi="Times New Roman" w:cs="Times New Roman"/>
            <w:bCs/>
            <w:sz w:val="24"/>
            <w:szCs w:val="24"/>
          </w:rPr>
          <w:delText>t</w:delText>
        </w:r>
      </w:del>
      <w:ins w:id="774" w:author="Rachel Gilker" w:date="2020-09-22T10:17:00Z">
        <w:r w:rsidR="000471C2" w:rsidRPr="00CE559D">
          <w:rPr>
            <w:rFonts w:ascii="Times New Roman" w:hAnsi="Times New Roman" w:cs="Times New Roman"/>
            <w:bCs/>
            <w:sz w:val="24"/>
            <w:szCs w:val="24"/>
          </w:rPr>
          <w:t>T</w:t>
        </w:r>
      </w:ins>
      <w:r w:rsidR="0049298D" w:rsidRPr="00CE559D">
        <w:rPr>
          <w:rFonts w:ascii="Times New Roman" w:hAnsi="Times New Roman" w:cs="Times New Roman"/>
          <w:bCs/>
          <w:sz w:val="24"/>
          <w:szCs w:val="24"/>
        </w:rPr>
        <w:t xml:space="preserve">he </w:t>
      </w:r>
      <w:r w:rsidR="001D061A" w:rsidRPr="00CE559D">
        <w:rPr>
          <w:rFonts w:ascii="Times New Roman" w:hAnsi="Times New Roman" w:cs="Times New Roman"/>
          <w:bCs/>
          <w:sz w:val="24"/>
          <w:szCs w:val="24"/>
        </w:rPr>
        <w:t xml:space="preserve">farmers </w:t>
      </w:r>
      <w:r w:rsidR="0049298D" w:rsidRPr="00CE559D">
        <w:rPr>
          <w:rFonts w:ascii="Times New Roman" w:hAnsi="Times New Roman" w:cs="Times New Roman"/>
          <w:bCs/>
          <w:sz w:val="24"/>
          <w:szCs w:val="24"/>
        </w:rPr>
        <w:t>in the source population may have had more time available</w:t>
      </w:r>
      <w:r w:rsidR="001D061A" w:rsidRPr="00CE559D">
        <w:rPr>
          <w:rFonts w:ascii="Times New Roman" w:hAnsi="Times New Roman" w:cs="Times New Roman"/>
          <w:bCs/>
          <w:sz w:val="24"/>
          <w:szCs w:val="24"/>
        </w:rPr>
        <w:t xml:space="preserve"> to </w:t>
      </w:r>
      <w:r w:rsidR="0049298D" w:rsidRPr="00CE559D">
        <w:rPr>
          <w:rFonts w:ascii="Times New Roman" w:hAnsi="Times New Roman" w:cs="Times New Roman"/>
          <w:bCs/>
          <w:sz w:val="24"/>
          <w:szCs w:val="24"/>
        </w:rPr>
        <w:t>participate</w:t>
      </w:r>
      <w:commentRangeEnd w:id="765"/>
      <w:r w:rsidR="00E91661">
        <w:rPr>
          <w:rStyle w:val="CommentReference"/>
        </w:rPr>
        <w:commentReference w:id="765"/>
      </w:r>
      <w:r w:rsidR="00350266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5752FC83" w14:textId="6AB06D84" w:rsidR="00133A50" w:rsidRPr="00CE559D" w:rsidRDefault="00937F1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</w:rPr>
        <w:tab/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>The</w:t>
      </w:r>
      <w:r w:rsidR="00350266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short survey length 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may 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 xml:space="preserve">also 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>have contributed to the high response rate</w:t>
      </w:r>
      <w:r w:rsidRPr="00CE559D">
        <w:rPr>
          <w:rFonts w:ascii="Times New Roman" w:hAnsi="Times New Roman" w:cs="Times New Roman"/>
          <w:bCs/>
          <w:sz w:val="24"/>
          <w:szCs w:val="24"/>
        </w:rPr>
        <w:t>. Conversely, the length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>wa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>s</w:t>
      </w:r>
      <w:r w:rsidR="005F653D" w:rsidRPr="00CE559D">
        <w:rPr>
          <w:rFonts w:ascii="Times New Roman" w:hAnsi="Times New Roman" w:cs="Times New Roman"/>
          <w:bCs/>
          <w:sz w:val="24"/>
          <w:szCs w:val="24"/>
        </w:rPr>
        <w:t xml:space="preserve"> also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 a limitation</w:t>
      </w:r>
      <w:r w:rsidR="00C4007B" w:rsidRPr="00CE559D">
        <w:rPr>
          <w:rFonts w:ascii="Times New Roman" w:hAnsi="Times New Roman" w:cs="Times New Roman"/>
          <w:bCs/>
          <w:sz w:val="24"/>
          <w:szCs w:val="24"/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constraining the information collected by the 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>survey, includ</w:t>
      </w:r>
      <w:r w:rsidR="00C20275" w:rsidRPr="00CE559D">
        <w:rPr>
          <w:rFonts w:ascii="Times New Roman" w:hAnsi="Times New Roman" w:cs="Times New Roman"/>
          <w:bCs/>
          <w:sz w:val="24"/>
          <w:szCs w:val="24"/>
        </w:rPr>
        <w:t>ing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 why respondents </w:t>
      </w:r>
      <w:r w:rsidR="00D82E26" w:rsidRPr="00CE559D">
        <w:rPr>
          <w:rFonts w:ascii="Times New Roman" w:hAnsi="Times New Roman" w:cs="Times New Roman"/>
          <w:bCs/>
          <w:sz w:val="24"/>
          <w:szCs w:val="24"/>
        </w:rPr>
        <w:t>demonstrated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 interest in t</w:t>
      </w:r>
      <w:r w:rsidR="00C4007B" w:rsidRPr="00CE559D">
        <w:rPr>
          <w:rFonts w:ascii="Times New Roman" w:hAnsi="Times New Roman" w:cs="Times New Roman"/>
          <w:bCs/>
          <w:sz w:val="24"/>
          <w:szCs w:val="24"/>
        </w:rPr>
        <w:t xml:space="preserve">his topic area. </w:t>
      </w:r>
      <w:ins w:id="775" w:author="Deborah Neher" w:date="2020-09-20T08:02:00Z">
        <w:r w:rsidR="00062665" w:rsidRPr="00CE559D">
          <w:rPr>
            <w:rFonts w:ascii="Times New Roman" w:hAnsi="Times New Roman" w:cs="Times New Roman"/>
            <w:bCs/>
            <w:sz w:val="24"/>
            <w:szCs w:val="24"/>
          </w:rPr>
          <w:t>In retrospect,</w:t>
        </w:r>
      </w:ins>
      <w:ins w:id="776" w:author="Deborah Neher" w:date="2020-09-20T08:03:00Z">
        <w:r w:rsidR="00062665" w:rsidRPr="00CE559D">
          <w:rPr>
            <w:rFonts w:ascii="Times New Roman" w:hAnsi="Times New Roman" w:cs="Times New Roman"/>
            <w:bCs/>
            <w:sz w:val="24"/>
            <w:szCs w:val="24"/>
          </w:rPr>
          <w:t xml:space="preserve"> w</w:t>
        </w:r>
      </w:ins>
      <w:del w:id="777" w:author="Deborah Neher" w:date="2020-09-20T08:03:00Z">
        <w:r w:rsidR="00C4007B" w:rsidRPr="00CE559D" w:rsidDel="00062665">
          <w:rPr>
            <w:rFonts w:ascii="Times New Roman" w:hAnsi="Times New Roman" w:cs="Times New Roman"/>
            <w:bCs/>
            <w:sz w:val="24"/>
            <w:szCs w:val="24"/>
          </w:rPr>
          <w:delText>W</w:delText>
        </w:r>
      </w:del>
      <w:r w:rsidR="00C4007B" w:rsidRPr="00CE559D">
        <w:rPr>
          <w:rFonts w:ascii="Times New Roman" w:hAnsi="Times New Roman" w:cs="Times New Roman"/>
          <w:bCs/>
          <w:sz w:val="24"/>
          <w:szCs w:val="24"/>
        </w:rPr>
        <w:t xml:space="preserve">e </w:t>
      </w:r>
      <w:del w:id="778" w:author="Deborah Neher" w:date="2020-09-20T08:03:00Z">
        <w:r w:rsidR="00C4007B" w:rsidRPr="00CE559D" w:rsidDel="00062665">
          <w:rPr>
            <w:rFonts w:ascii="Times New Roman" w:hAnsi="Times New Roman" w:cs="Times New Roman"/>
            <w:bCs/>
            <w:sz w:val="24"/>
            <w:szCs w:val="24"/>
          </w:rPr>
          <w:delText xml:space="preserve">now </w:delText>
        </w:r>
      </w:del>
      <w:r w:rsidR="00C4007B" w:rsidRPr="00CE559D">
        <w:rPr>
          <w:rFonts w:ascii="Times New Roman" w:hAnsi="Times New Roman" w:cs="Times New Roman"/>
          <w:bCs/>
          <w:sz w:val="24"/>
          <w:szCs w:val="24"/>
        </w:rPr>
        <w:t xml:space="preserve">believe this issue is particularly interesting </w:t>
      </w:r>
      <w:r w:rsidR="00D82E26" w:rsidRPr="00CE559D">
        <w:rPr>
          <w:rFonts w:ascii="Times New Roman" w:hAnsi="Times New Roman" w:cs="Times New Roman"/>
          <w:bCs/>
          <w:sz w:val="24"/>
          <w:szCs w:val="24"/>
        </w:rPr>
        <w:t>given that housing and bedding management was not identified as a research and education need</w:t>
      </w:r>
      <w:r w:rsidR="00D82E26" w:rsidRPr="00994760">
        <w:rPr>
          <w:bCs/>
        </w:rPr>
        <w:t xml:space="preserve"> </w:t>
      </w:r>
      <w:r w:rsidR="00D82E26" w:rsidRPr="00CE559D">
        <w:rPr>
          <w:rFonts w:ascii="Times New Roman" w:hAnsi="Times New Roman" w:cs="Times New Roman"/>
          <w:bCs/>
          <w:sz w:val="24"/>
          <w:szCs w:val="24"/>
        </w:rPr>
        <w:t>in a previous survey of organic farmers in the northeastern US (Pereira et al., 2013)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70E78" w:rsidRPr="00CE559D">
        <w:rPr>
          <w:rFonts w:ascii="Times New Roman" w:hAnsi="Times New Roman" w:cs="Times New Roman"/>
          <w:bCs/>
          <w:sz w:val="24"/>
          <w:szCs w:val="24"/>
        </w:rPr>
        <w:t xml:space="preserve">Additional 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research </w:t>
      </w:r>
      <w:r w:rsidR="00E70E78" w:rsidRPr="00CE559D">
        <w:rPr>
          <w:rFonts w:ascii="Times New Roman" w:hAnsi="Times New Roman" w:cs="Times New Roman"/>
          <w:bCs/>
          <w:sz w:val="24"/>
          <w:szCs w:val="24"/>
        </w:rPr>
        <w:t xml:space="preserve">would be necessary to understand the true motivation behind the 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>high response rate. Fo</w:t>
      </w:r>
      <w:r w:rsidR="0049216D" w:rsidRPr="00CE559D">
        <w:rPr>
          <w:rFonts w:ascii="Times New Roman" w:hAnsi="Times New Roman" w:cs="Times New Roman"/>
          <w:bCs/>
          <w:sz w:val="24"/>
          <w:szCs w:val="24"/>
        </w:rPr>
        <w:t xml:space="preserve">r example, 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did </w:t>
      </w:r>
      <w:r w:rsidR="005F653D" w:rsidRPr="00CE559D">
        <w:rPr>
          <w:rFonts w:ascii="Times New Roman" w:hAnsi="Times New Roman" w:cs="Times New Roman"/>
          <w:bCs/>
          <w:sz w:val="24"/>
          <w:szCs w:val="24"/>
        </w:rPr>
        <w:t>the respondents</w:t>
      </w:r>
      <w:r w:rsidR="00BF4A2B" w:rsidRPr="00CE559D">
        <w:rPr>
          <w:rFonts w:ascii="Times New Roman" w:hAnsi="Times New Roman" w:cs="Times New Roman"/>
          <w:bCs/>
          <w:sz w:val="24"/>
          <w:szCs w:val="24"/>
        </w:rPr>
        <w:t>’</w:t>
      </w:r>
      <w:r w:rsidR="008A37C0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F653D" w:rsidRPr="00CE559D">
        <w:rPr>
          <w:rFonts w:ascii="Times New Roman" w:hAnsi="Times New Roman" w:cs="Times New Roman"/>
          <w:bCs/>
          <w:sz w:val="24"/>
          <w:szCs w:val="24"/>
        </w:rPr>
        <w:t>perceive</w:t>
      </w:r>
      <w:r w:rsidRPr="00CE559D">
        <w:rPr>
          <w:rFonts w:ascii="Times New Roman" w:hAnsi="Times New Roman" w:cs="Times New Roman"/>
          <w:bCs/>
          <w:sz w:val="24"/>
          <w:szCs w:val="24"/>
        </w:rPr>
        <w:t>d</w:t>
      </w:r>
      <w:r w:rsidR="00D82E26" w:rsidRPr="00CE559D">
        <w:rPr>
          <w:rFonts w:ascii="Times New Roman" w:hAnsi="Times New Roman" w:cs="Times New Roman"/>
          <w:bCs/>
          <w:sz w:val="24"/>
          <w:szCs w:val="24"/>
        </w:rPr>
        <w:t xml:space="preserve"> challenges</w:t>
      </w:r>
      <w:r w:rsidR="00B822D2" w:rsidRPr="00CE559D">
        <w:rPr>
          <w:rFonts w:ascii="Times New Roman" w:hAnsi="Times New Roman" w:cs="Times New Roman"/>
          <w:bCs/>
          <w:sz w:val="24"/>
          <w:szCs w:val="24"/>
        </w:rPr>
        <w:t xml:space="preserve"> with current housing and bedding systems </w:t>
      </w:r>
      <w:r w:rsidR="00BF4A2B" w:rsidRPr="00CE559D">
        <w:rPr>
          <w:rFonts w:ascii="Times New Roman" w:hAnsi="Times New Roman" w:cs="Times New Roman"/>
          <w:bCs/>
          <w:sz w:val="24"/>
          <w:szCs w:val="24"/>
        </w:rPr>
        <w:t>motivate their</w:t>
      </w:r>
      <w:r w:rsidR="0049216D" w:rsidRPr="00CE559D">
        <w:rPr>
          <w:rFonts w:ascii="Times New Roman" w:hAnsi="Times New Roman" w:cs="Times New Roman"/>
          <w:bCs/>
          <w:sz w:val="24"/>
          <w:szCs w:val="24"/>
        </w:rPr>
        <w:t xml:space="preserve"> reported</w:t>
      </w:r>
      <w:r w:rsidR="00B822D2" w:rsidRPr="00CE559D">
        <w:rPr>
          <w:rFonts w:ascii="Times New Roman" w:hAnsi="Times New Roman" w:cs="Times New Roman"/>
          <w:bCs/>
          <w:sz w:val="24"/>
          <w:szCs w:val="24"/>
        </w:rPr>
        <w:t xml:space="preserve"> interest</w:t>
      </w:r>
      <w:r w:rsidR="0049216D" w:rsidRPr="00CE559D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BF4A2B" w:rsidRPr="00CE559D">
        <w:rPr>
          <w:rFonts w:ascii="Times New Roman" w:hAnsi="Times New Roman" w:cs="Times New Roman"/>
          <w:bCs/>
          <w:sz w:val="24"/>
          <w:szCs w:val="24"/>
        </w:rPr>
        <w:t xml:space="preserve">likelihood of </w:t>
      </w:r>
      <w:r w:rsidR="0049216D" w:rsidRPr="00CE559D">
        <w:rPr>
          <w:rFonts w:ascii="Times New Roman" w:hAnsi="Times New Roman" w:cs="Times New Roman"/>
          <w:bCs/>
          <w:sz w:val="24"/>
          <w:szCs w:val="24"/>
        </w:rPr>
        <w:t>respon</w:t>
      </w:r>
      <w:r w:rsidR="00BF4A2B" w:rsidRPr="00CE559D">
        <w:rPr>
          <w:rFonts w:ascii="Times New Roman" w:hAnsi="Times New Roman" w:cs="Times New Roman"/>
          <w:bCs/>
          <w:sz w:val="24"/>
          <w:szCs w:val="24"/>
        </w:rPr>
        <w:t>ding,</w:t>
      </w:r>
      <w:r w:rsidR="00B822D2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9216D" w:rsidRPr="00CE559D">
        <w:rPr>
          <w:rFonts w:ascii="Times New Roman" w:hAnsi="Times New Roman" w:cs="Times New Roman"/>
          <w:bCs/>
          <w:sz w:val="24"/>
          <w:szCs w:val="24"/>
        </w:rPr>
        <w:t>or i</w:t>
      </w:r>
      <w:r w:rsidR="00D82E26" w:rsidRPr="00CE559D">
        <w:rPr>
          <w:rFonts w:ascii="Times New Roman" w:hAnsi="Times New Roman" w:cs="Times New Roman"/>
          <w:bCs/>
          <w:sz w:val="24"/>
          <w:szCs w:val="24"/>
        </w:rPr>
        <w:t xml:space="preserve">s this farmer population </w:t>
      </w:r>
      <w:r w:rsidR="0049216D" w:rsidRPr="00CE559D">
        <w:rPr>
          <w:rFonts w:ascii="Times New Roman" w:hAnsi="Times New Roman" w:cs="Times New Roman"/>
          <w:bCs/>
          <w:sz w:val="24"/>
          <w:szCs w:val="24"/>
        </w:rPr>
        <w:t xml:space="preserve">considering </w:t>
      </w:r>
      <w:r w:rsidR="00D82E26" w:rsidRPr="00CE559D">
        <w:rPr>
          <w:rFonts w:ascii="Times New Roman" w:hAnsi="Times New Roman" w:cs="Times New Roman"/>
          <w:bCs/>
          <w:sz w:val="24"/>
          <w:szCs w:val="24"/>
        </w:rPr>
        <w:t>alternative housing and bedding systems?</w:t>
      </w:r>
      <w:r w:rsidR="00290C31" w:rsidRPr="00CE55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2E75" w:rsidRPr="00CE559D">
        <w:rPr>
          <w:rFonts w:ascii="Times New Roman" w:hAnsi="Times New Roman" w:cs="Times New Roman"/>
          <w:bCs/>
          <w:sz w:val="24"/>
          <w:szCs w:val="24"/>
        </w:rPr>
        <w:t>As one farmer commented on the web-</w:t>
      </w:r>
      <w:r w:rsidR="00DB2E75" w:rsidRPr="00CE559D">
        <w:rPr>
          <w:rFonts w:ascii="Times New Roman" w:hAnsi="Times New Roman" w:cs="Times New Roman"/>
          <w:bCs/>
          <w:sz w:val="24"/>
          <w:szCs w:val="24"/>
        </w:rPr>
        <w:lastRenderedPageBreak/>
        <w:t>based survey, “I am very interested in the relationship between housing type, bedding type and pathogens . . . I hope there will be [a] more in</w:t>
      </w:r>
      <w:ins w:id="779" w:author="Tucker Andrews" w:date="2020-10-08T13:17:00Z">
        <w:r w:rsidR="004859A1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del w:id="780" w:author="Tucker Andrews" w:date="2020-10-08T13:17:00Z">
        <w:r w:rsidR="00DB2E75" w:rsidRPr="00CE559D" w:rsidDel="004859A1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</w:del>
      <w:r w:rsidR="00DB2E75" w:rsidRPr="00CE559D">
        <w:rPr>
          <w:rFonts w:ascii="Times New Roman" w:hAnsi="Times New Roman" w:cs="Times New Roman"/>
          <w:bCs/>
          <w:sz w:val="24"/>
          <w:szCs w:val="24"/>
        </w:rPr>
        <w:t>depth survey at a later date.”</w:t>
      </w:r>
    </w:p>
    <w:p w14:paraId="4CFC7E6A" w14:textId="454EC61D" w:rsidR="00BF4A2B" w:rsidRPr="007D071F" w:rsidRDefault="00BF4A2B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7D071F">
        <w:rPr>
          <w:rFonts w:ascii="Times New Roman" w:hAnsi="Times New Roman" w:cs="Times New Roman"/>
          <w:b/>
          <w:i/>
          <w:iCs/>
          <w:sz w:val="24"/>
          <w:szCs w:val="24"/>
        </w:rPr>
        <w:t>Survey Results</w:t>
      </w:r>
    </w:p>
    <w:p w14:paraId="2F5FCE31" w14:textId="33964003" w:rsidR="00CB57EC" w:rsidRPr="00CE559D" w:rsidRDefault="00626E9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7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7D071F">
        <w:rPr>
          <w:rFonts w:ascii="Times New Roman" w:hAnsi="Times New Roman" w:cs="Times New Roman"/>
          <w:b/>
          <w:sz w:val="24"/>
          <w:szCs w:val="24"/>
          <w:rPrChange w:id="782" w:author="Tucker Andrews" w:date="2020-10-08T09:46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  <w:tab/>
      </w:r>
      <w:r w:rsidR="00366002" w:rsidRPr="007D071F">
        <w:rPr>
          <w:rFonts w:ascii="Times New Roman" w:hAnsi="Times New Roman" w:cs="Times New Roman"/>
          <w:b/>
          <w:i/>
          <w:sz w:val="24"/>
          <w:szCs w:val="24"/>
        </w:rPr>
        <w:t>Housing and Bedding Styles and Materials</w:t>
      </w:r>
      <w:r w:rsidR="00366002" w:rsidRPr="002E730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C501B3" w:rsidRPr="002E7301">
        <w:rPr>
          <w:rFonts w:ascii="Times New Roman" w:hAnsi="Times New Roman" w:cs="Times New Roman"/>
          <w:bCs/>
          <w:sz w:val="24"/>
          <w:szCs w:val="24"/>
        </w:rPr>
        <w:t>All survey respondents provided information on the type of facility used, while one respondent d</w:t>
      </w:r>
      <w:r w:rsidR="00C501B3" w:rsidRPr="003643DE">
        <w:rPr>
          <w:rFonts w:ascii="Times New Roman" w:hAnsi="Times New Roman" w:cs="Times New Roman"/>
          <w:bCs/>
          <w:sz w:val="24"/>
          <w:szCs w:val="24"/>
        </w:rPr>
        <w:t xml:space="preserve">id not report the type of bedding used. </w:t>
      </w:r>
      <w:r w:rsidR="00BF4A2B" w:rsidRPr="00994760">
        <w:rPr>
          <w:rFonts w:ascii="Times New Roman" w:hAnsi="Times New Roman" w:cs="Times New Roman"/>
          <w:bCs/>
          <w:sz w:val="24"/>
          <w:szCs w:val="24"/>
        </w:rPr>
        <w:t>Multiple housing systems were used on 15% of farms, while the remaining 85% reported using a single housing system.</w:t>
      </w:r>
      <w:r w:rsidR="00290C31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278A" w:rsidRPr="00994760">
        <w:rPr>
          <w:rFonts w:ascii="Times New Roman" w:hAnsi="Times New Roman" w:cs="Times New Roman"/>
          <w:bCs/>
          <w:sz w:val="24"/>
          <w:szCs w:val="24"/>
        </w:rPr>
        <w:t xml:space="preserve">The most common housing type </w:t>
      </w:r>
      <w:r w:rsidR="002D0419" w:rsidRPr="00994760">
        <w:rPr>
          <w:rFonts w:ascii="Times New Roman" w:hAnsi="Times New Roman" w:cs="Times New Roman"/>
          <w:bCs/>
          <w:sz w:val="24"/>
          <w:szCs w:val="24"/>
        </w:rPr>
        <w:t>for lactating cows</w:t>
      </w:r>
      <w:r w:rsidR="00687AEC" w:rsidRPr="00994760">
        <w:rPr>
          <w:rFonts w:ascii="Times New Roman" w:hAnsi="Times New Roman" w:cs="Times New Roman"/>
          <w:bCs/>
          <w:sz w:val="24"/>
          <w:szCs w:val="24"/>
        </w:rPr>
        <w:t xml:space="preserve"> on farms that used a single housing system</w:t>
      </w:r>
      <w:r w:rsidR="002D0419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278A" w:rsidRPr="00994760">
        <w:rPr>
          <w:rFonts w:ascii="Times New Roman" w:hAnsi="Times New Roman" w:cs="Times New Roman"/>
          <w:bCs/>
          <w:sz w:val="24"/>
          <w:szCs w:val="24"/>
        </w:rPr>
        <w:t xml:space="preserve">was </w:t>
      </w:r>
      <w:proofErr w:type="spellStart"/>
      <w:r w:rsidR="008276E5" w:rsidRPr="00994760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="0038278A" w:rsidRPr="00994760">
        <w:rPr>
          <w:rFonts w:ascii="Times New Roman" w:hAnsi="Times New Roman" w:cs="Times New Roman"/>
          <w:bCs/>
          <w:sz w:val="24"/>
          <w:szCs w:val="24"/>
        </w:rPr>
        <w:t xml:space="preserve"> (4</w:t>
      </w:r>
      <w:r w:rsidR="00AA17D8" w:rsidRPr="00994760">
        <w:rPr>
          <w:rFonts w:ascii="Times New Roman" w:hAnsi="Times New Roman" w:cs="Times New Roman"/>
          <w:bCs/>
          <w:sz w:val="24"/>
          <w:szCs w:val="24"/>
        </w:rPr>
        <w:t>6</w:t>
      </w:r>
      <w:r w:rsidR="0038278A" w:rsidRPr="00994760">
        <w:rPr>
          <w:rFonts w:ascii="Times New Roman" w:hAnsi="Times New Roman" w:cs="Times New Roman"/>
          <w:bCs/>
          <w:sz w:val="24"/>
          <w:szCs w:val="24"/>
        </w:rPr>
        <w:t>%</w:t>
      </w:r>
      <w:r w:rsidR="0066621C" w:rsidRPr="0099476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10B49" w:rsidRPr="00CE559D">
        <w:rPr>
          <w:rFonts w:ascii="Times New Roman" w:hAnsi="Times New Roman" w:cs="Times New Roman"/>
          <w:bCs/>
          <w:sz w:val="24"/>
          <w:szCs w:val="24"/>
        </w:rPr>
        <w:t>CI</w:t>
      </w:r>
      <w:r w:rsidR="00710B49" w:rsidRPr="00CE559D">
        <w:rPr>
          <w:rFonts w:ascii="Times New Roman" w:hAnsi="Times New Roman" w:cs="Times New Roman"/>
          <w:bCs/>
          <w:sz w:val="24"/>
          <w:szCs w:val="24"/>
          <w:vertAlign w:val="subscript"/>
        </w:rPr>
        <w:t>95</w:t>
      </w:r>
      <w:r w:rsidR="00710B49" w:rsidRPr="00CE559D">
        <w:rPr>
          <w:rFonts w:ascii="Times New Roman" w:hAnsi="Times New Roman" w:cs="Times New Roman"/>
          <w:bCs/>
          <w:sz w:val="24"/>
          <w:szCs w:val="24"/>
        </w:rPr>
        <w:t xml:space="preserve"> 39-55%</w:t>
      </w:r>
      <w:r w:rsidR="0038278A" w:rsidRPr="00994760">
        <w:rPr>
          <w:rFonts w:ascii="Times New Roman" w:hAnsi="Times New Roman" w:cs="Times New Roman"/>
          <w:bCs/>
          <w:sz w:val="24"/>
          <w:szCs w:val="24"/>
        </w:rPr>
        <w:t>)</w:t>
      </w:r>
      <w:r w:rsidR="00880AAD" w:rsidRPr="00994760">
        <w:rPr>
          <w:rFonts w:ascii="Times New Roman" w:hAnsi="Times New Roman" w:cs="Times New Roman"/>
          <w:bCs/>
          <w:sz w:val="24"/>
          <w:szCs w:val="24"/>
        </w:rPr>
        <w:t xml:space="preserve"> followed by</w:t>
      </w:r>
      <w:r w:rsidR="0038278A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76E5" w:rsidRPr="00994760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="0038278A" w:rsidRPr="00994760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AA17D8" w:rsidRPr="00994760">
        <w:rPr>
          <w:rFonts w:ascii="Times New Roman" w:hAnsi="Times New Roman" w:cs="Times New Roman"/>
          <w:bCs/>
          <w:sz w:val="24"/>
          <w:szCs w:val="24"/>
        </w:rPr>
        <w:t>29</w:t>
      </w:r>
      <w:r w:rsidR="0038278A" w:rsidRPr="00994760">
        <w:rPr>
          <w:rFonts w:ascii="Times New Roman" w:hAnsi="Times New Roman" w:cs="Times New Roman"/>
          <w:bCs/>
          <w:sz w:val="24"/>
          <w:szCs w:val="24"/>
        </w:rPr>
        <w:t>%</w:t>
      </w:r>
      <w:r w:rsidR="00710B49" w:rsidRPr="0099476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10B49" w:rsidRPr="00CE559D">
        <w:rPr>
          <w:rFonts w:ascii="Times New Roman" w:hAnsi="Times New Roman" w:cs="Times New Roman"/>
          <w:bCs/>
          <w:sz w:val="24"/>
          <w:szCs w:val="24"/>
        </w:rPr>
        <w:t>CI</w:t>
      </w:r>
      <w:r w:rsidR="00710B49" w:rsidRPr="00CE559D">
        <w:rPr>
          <w:rFonts w:ascii="Times New Roman" w:hAnsi="Times New Roman" w:cs="Times New Roman"/>
          <w:bCs/>
          <w:sz w:val="24"/>
          <w:szCs w:val="24"/>
          <w:vertAlign w:val="subscript"/>
        </w:rPr>
        <w:t>95</w:t>
      </w:r>
      <w:r w:rsidR="00710B49" w:rsidRPr="00CE559D">
        <w:rPr>
          <w:rFonts w:ascii="Times New Roman" w:hAnsi="Times New Roman" w:cs="Times New Roman"/>
          <w:bCs/>
          <w:sz w:val="24"/>
          <w:szCs w:val="24"/>
        </w:rPr>
        <w:t xml:space="preserve"> 21-38%</w:t>
      </w:r>
      <w:r w:rsidR="0038278A" w:rsidRPr="00994760">
        <w:rPr>
          <w:rFonts w:ascii="Times New Roman" w:hAnsi="Times New Roman" w:cs="Times New Roman"/>
          <w:bCs/>
          <w:sz w:val="24"/>
          <w:szCs w:val="24"/>
        </w:rPr>
        <w:t>)</w:t>
      </w:r>
      <w:r w:rsidR="00880AAD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commentRangeStart w:id="783"/>
      <w:r w:rsidR="00880AAD" w:rsidRPr="00994760">
        <w:rPr>
          <w:rFonts w:ascii="Times New Roman" w:hAnsi="Times New Roman" w:cs="Times New Roman"/>
          <w:bCs/>
          <w:sz w:val="24"/>
          <w:szCs w:val="24"/>
        </w:rPr>
        <w:t xml:space="preserve">Loose housing </w:t>
      </w:r>
      <w:commentRangeEnd w:id="783"/>
      <w:r w:rsidR="00A0337B">
        <w:rPr>
          <w:rStyle w:val="CommentReference"/>
        </w:rPr>
        <w:commentReference w:id="783"/>
      </w:r>
      <w:r w:rsidR="007323EC" w:rsidRPr="00994760">
        <w:rPr>
          <w:rFonts w:ascii="Times New Roman" w:hAnsi="Times New Roman" w:cs="Times New Roman"/>
          <w:bCs/>
          <w:sz w:val="24"/>
          <w:szCs w:val="24"/>
        </w:rPr>
        <w:t xml:space="preserve">with no stalls or cubicles </w:t>
      </w:r>
      <w:r w:rsidR="009F1BA1" w:rsidRPr="00994760">
        <w:rPr>
          <w:rFonts w:ascii="Times New Roman" w:hAnsi="Times New Roman" w:cs="Times New Roman"/>
          <w:bCs/>
          <w:sz w:val="24"/>
          <w:szCs w:val="24"/>
        </w:rPr>
        <w:t xml:space="preserve">(including bedded pack) </w:t>
      </w:r>
      <w:r w:rsidR="00880AAD" w:rsidRPr="00994760">
        <w:rPr>
          <w:rFonts w:ascii="Times New Roman" w:hAnsi="Times New Roman" w:cs="Times New Roman"/>
          <w:bCs/>
          <w:sz w:val="24"/>
          <w:szCs w:val="24"/>
        </w:rPr>
        <w:t xml:space="preserve">was used solely or in combination with another housing type on </w:t>
      </w:r>
      <w:commentRangeStart w:id="784"/>
      <w:r w:rsidR="00880AAD" w:rsidRPr="00994760">
        <w:rPr>
          <w:rFonts w:ascii="Times New Roman" w:hAnsi="Times New Roman" w:cs="Times New Roman"/>
          <w:bCs/>
          <w:sz w:val="24"/>
          <w:szCs w:val="24"/>
        </w:rPr>
        <w:t>1</w:t>
      </w:r>
      <w:r w:rsidR="0026083C" w:rsidRPr="00994760">
        <w:rPr>
          <w:rFonts w:ascii="Times New Roman" w:hAnsi="Times New Roman" w:cs="Times New Roman"/>
          <w:bCs/>
          <w:sz w:val="24"/>
          <w:szCs w:val="24"/>
        </w:rPr>
        <w:t>7%</w:t>
      </w:r>
      <w:r w:rsidR="00BB1B23" w:rsidRPr="00994760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BB1B23" w:rsidRPr="00994760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="009E766B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B1B23" w:rsidRPr="00994760">
        <w:rPr>
          <w:rFonts w:ascii="Times New Roman" w:hAnsi="Times New Roman" w:cs="Times New Roman"/>
          <w:bCs/>
          <w:sz w:val="24"/>
          <w:szCs w:val="24"/>
        </w:rPr>
        <w:t>=</w:t>
      </w:r>
      <w:r w:rsidR="009E766B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B1B23" w:rsidRPr="00994760">
        <w:rPr>
          <w:rFonts w:ascii="Times New Roman" w:hAnsi="Times New Roman" w:cs="Times New Roman"/>
          <w:bCs/>
          <w:sz w:val="24"/>
          <w:szCs w:val="24"/>
        </w:rPr>
        <w:t>25</w:t>
      </w:r>
      <w:ins w:id="785" w:author="Tucker Andrews" w:date="2020-10-08T12:26:00Z">
        <w:r w:rsidR="0088468F">
          <w:rPr>
            <w:rFonts w:ascii="Times New Roman" w:hAnsi="Times New Roman" w:cs="Times New Roman"/>
            <w:bCs/>
            <w:sz w:val="24"/>
            <w:szCs w:val="24"/>
          </w:rPr>
          <w:t xml:space="preserve">, </w:t>
        </w:r>
        <w:r w:rsidR="0088468F" w:rsidRPr="00CE559D">
          <w:rPr>
            <w:rFonts w:ascii="Times New Roman" w:hAnsi="Times New Roman" w:cs="Times New Roman"/>
            <w:bCs/>
            <w:sz w:val="24"/>
            <w:szCs w:val="24"/>
          </w:rPr>
          <w:t>CI</w:t>
        </w:r>
        <w:r w:rsidR="0088468F" w:rsidRPr="00CE559D">
          <w:rPr>
            <w:rFonts w:ascii="Times New Roman" w:hAnsi="Times New Roman" w:cs="Times New Roman"/>
            <w:bCs/>
            <w:sz w:val="24"/>
            <w:szCs w:val="24"/>
            <w:vertAlign w:val="subscript"/>
          </w:rPr>
          <w:t>95</w:t>
        </w:r>
        <w:r w:rsidR="0088468F">
          <w:rPr>
            <w:rFonts w:ascii="Times New Roman" w:hAnsi="Times New Roman" w:cs="Times New Roman"/>
            <w:bCs/>
            <w:sz w:val="24"/>
            <w:szCs w:val="24"/>
          </w:rPr>
          <w:t xml:space="preserve"> 12-24%</w:t>
        </w:r>
      </w:ins>
      <w:r w:rsidR="0026083C" w:rsidRPr="00994760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="00BB1B23" w:rsidRPr="00994760">
        <w:rPr>
          <w:rFonts w:ascii="Times New Roman" w:hAnsi="Times New Roman" w:cs="Times New Roman"/>
          <w:bCs/>
          <w:sz w:val="24"/>
          <w:szCs w:val="24"/>
        </w:rPr>
        <w:t xml:space="preserve">of </w:t>
      </w:r>
      <w:r w:rsidR="00880AAD" w:rsidRPr="00994760">
        <w:rPr>
          <w:rFonts w:ascii="Times New Roman" w:hAnsi="Times New Roman" w:cs="Times New Roman"/>
          <w:bCs/>
          <w:sz w:val="24"/>
          <w:szCs w:val="24"/>
        </w:rPr>
        <w:t>farms</w:t>
      </w:r>
      <w:commentRangeEnd w:id="784"/>
      <w:r w:rsidR="007D071F">
        <w:rPr>
          <w:rStyle w:val="CommentReference"/>
        </w:rPr>
        <w:commentReference w:id="784"/>
      </w:r>
      <w:r w:rsidR="00880AAD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="00EA0B01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E00A1" w:rsidRPr="00994760">
        <w:rPr>
          <w:rFonts w:ascii="Times New Roman" w:hAnsi="Times New Roman" w:cs="Times New Roman"/>
          <w:bCs/>
          <w:sz w:val="24"/>
          <w:szCs w:val="24"/>
        </w:rPr>
        <w:t xml:space="preserve">Among the 22 farms that reported using a bedded pack for lactating cows, </w:t>
      </w:r>
      <w:r w:rsidR="005A7807" w:rsidRPr="000606E6">
        <w:rPr>
          <w:rFonts w:ascii="Times New Roman" w:hAnsi="Times New Roman" w:cs="Times New Roman"/>
          <w:bCs/>
          <w:sz w:val="24"/>
          <w:szCs w:val="24"/>
        </w:rPr>
        <w:t>13</w:t>
      </w:r>
      <w:r w:rsidR="00AE00A1" w:rsidRPr="000606E6">
        <w:rPr>
          <w:rFonts w:ascii="Times New Roman" w:hAnsi="Times New Roman" w:cs="Times New Roman"/>
          <w:bCs/>
          <w:sz w:val="24"/>
          <w:szCs w:val="24"/>
        </w:rPr>
        <w:t xml:space="preserve"> used this strategy in conjunction with another lactating cow housing </w:t>
      </w:r>
      <w:r w:rsidR="00C20275" w:rsidRPr="004A3011">
        <w:rPr>
          <w:rFonts w:ascii="Times New Roman" w:hAnsi="Times New Roman" w:cs="Times New Roman"/>
          <w:bCs/>
          <w:sz w:val="24"/>
          <w:szCs w:val="24"/>
        </w:rPr>
        <w:t xml:space="preserve">type </w:t>
      </w:r>
      <w:r w:rsidR="0026083C" w:rsidRPr="004A3011">
        <w:rPr>
          <w:rFonts w:ascii="Times New Roman" w:hAnsi="Times New Roman" w:cs="Times New Roman"/>
          <w:bCs/>
          <w:sz w:val="24"/>
          <w:szCs w:val="24"/>
        </w:rPr>
        <w:t>(“Bedded Pack P</w:t>
      </w:r>
      <w:r w:rsidR="00AE00A1" w:rsidRPr="00E91661">
        <w:rPr>
          <w:rFonts w:ascii="Times New Roman" w:hAnsi="Times New Roman" w:cs="Times New Roman"/>
          <w:bCs/>
          <w:sz w:val="24"/>
          <w:szCs w:val="24"/>
        </w:rPr>
        <w:t>lus</w:t>
      </w:r>
      <w:r w:rsidR="0026083C" w:rsidRPr="00E91661">
        <w:rPr>
          <w:rFonts w:ascii="Times New Roman" w:hAnsi="Times New Roman" w:cs="Times New Roman"/>
          <w:bCs/>
          <w:sz w:val="24"/>
          <w:szCs w:val="24"/>
        </w:rPr>
        <w:t>” F</w:t>
      </w:r>
      <w:r w:rsidR="00AE00A1" w:rsidRPr="00E91661">
        <w:rPr>
          <w:rFonts w:ascii="Times New Roman" w:hAnsi="Times New Roman" w:cs="Times New Roman"/>
          <w:bCs/>
          <w:sz w:val="24"/>
          <w:szCs w:val="24"/>
        </w:rPr>
        <w:t xml:space="preserve">igure 2), including </w:t>
      </w:r>
      <w:proofErr w:type="spellStart"/>
      <w:r w:rsidR="008276E5" w:rsidRPr="00E91661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="004A7CB6" w:rsidRPr="00E91661">
        <w:rPr>
          <w:rFonts w:ascii="Times New Roman" w:hAnsi="Times New Roman" w:cs="Times New Roman"/>
          <w:bCs/>
          <w:sz w:val="24"/>
          <w:szCs w:val="24"/>
        </w:rPr>
        <w:t xml:space="preserve"> or </w:t>
      </w:r>
      <w:proofErr w:type="spellStart"/>
      <w:r w:rsidR="004A7CB6" w:rsidRPr="00E91661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="004A7CB6" w:rsidRPr="00E91661">
        <w:rPr>
          <w:rFonts w:ascii="Times New Roman" w:hAnsi="Times New Roman" w:cs="Times New Roman"/>
          <w:bCs/>
          <w:sz w:val="24"/>
          <w:szCs w:val="24"/>
        </w:rPr>
        <w:t xml:space="preserve"> housing.</w:t>
      </w:r>
      <w:r w:rsidR="005A7807"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7CB6" w:rsidRPr="002E03A7">
        <w:rPr>
          <w:rFonts w:ascii="Times New Roman" w:hAnsi="Times New Roman" w:cs="Times New Roman"/>
          <w:bCs/>
          <w:sz w:val="24"/>
          <w:szCs w:val="24"/>
        </w:rPr>
        <w:t>Nine</w:t>
      </w:r>
      <w:r w:rsidR="0026083C" w:rsidRPr="00CE559D">
        <w:rPr>
          <w:rFonts w:ascii="Times New Roman" w:hAnsi="Times New Roman" w:cs="Times New Roman"/>
          <w:bCs/>
          <w:sz w:val="24"/>
          <w:szCs w:val="24"/>
          <w:rPrChange w:id="7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farms reported housing lactating cattle in </w:t>
      </w:r>
      <w:r w:rsidR="00C20275" w:rsidRPr="00CE559D">
        <w:rPr>
          <w:rFonts w:ascii="Times New Roman" w:hAnsi="Times New Roman" w:cs="Times New Roman"/>
          <w:bCs/>
          <w:sz w:val="24"/>
          <w:szCs w:val="24"/>
          <w:rPrChange w:id="7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both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7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</w:t>
      </w:r>
      <w:proofErr w:type="spellEnd"/>
      <w:r w:rsidR="0026083C" w:rsidRPr="00CE559D">
        <w:rPr>
          <w:rFonts w:ascii="Times New Roman" w:hAnsi="Times New Roman" w:cs="Times New Roman"/>
          <w:bCs/>
          <w:sz w:val="24"/>
          <w:szCs w:val="24"/>
          <w:rPrChange w:id="7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7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26083C" w:rsidRPr="00CE559D">
        <w:rPr>
          <w:rFonts w:ascii="Times New Roman" w:hAnsi="Times New Roman" w:cs="Times New Roman"/>
          <w:bCs/>
          <w:sz w:val="24"/>
          <w:szCs w:val="24"/>
          <w:rPrChange w:id="7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barns</w:t>
      </w:r>
      <w:r w:rsidR="005A7807" w:rsidRPr="00CE559D">
        <w:rPr>
          <w:rFonts w:ascii="Times New Roman" w:hAnsi="Times New Roman" w:cs="Times New Roman"/>
          <w:bCs/>
          <w:sz w:val="24"/>
          <w:szCs w:val="24"/>
          <w:rPrChange w:id="7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Four additional </w:t>
      </w:r>
      <w:r w:rsidR="00A75051" w:rsidRPr="00CE559D">
        <w:rPr>
          <w:rFonts w:ascii="Times New Roman" w:hAnsi="Times New Roman" w:cs="Times New Roman"/>
          <w:bCs/>
          <w:sz w:val="24"/>
          <w:szCs w:val="24"/>
          <w:rPrChange w:id="7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farms reported using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7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r w:rsidR="00A75051" w:rsidRPr="00CE559D">
        <w:rPr>
          <w:rFonts w:ascii="Times New Roman" w:hAnsi="Times New Roman" w:cs="Times New Roman"/>
          <w:bCs/>
          <w:sz w:val="24"/>
          <w:szCs w:val="24"/>
          <w:rPrChange w:id="7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proofErr w:type="spellEnd"/>
      <w:r w:rsidR="00A75051" w:rsidRPr="00CE559D">
        <w:rPr>
          <w:rFonts w:ascii="Times New Roman" w:hAnsi="Times New Roman" w:cs="Times New Roman"/>
          <w:bCs/>
          <w:sz w:val="24"/>
          <w:szCs w:val="24"/>
          <w:rPrChange w:id="7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 both wood and sand bedding</w:t>
      </w:r>
      <w:r w:rsidR="0026083C" w:rsidRPr="00CE559D">
        <w:rPr>
          <w:rFonts w:ascii="Times New Roman" w:hAnsi="Times New Roman" w:cs="Times New Roman"/>
          <w:bCs/>
          <w:sz w:val="24"/>
          <w:szCs w:val="24"/>
          <w:rPrChange w:id="7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8B5B6E" w:rsidRPr="00CE559D">
        <w:rPr>
          <w:rFonts w:ascii="Times New Roman" w:hAnsi="Times New Roman" w:cs="Times New Roman"/>
          <w:bCs/>
          <w:sz w:val="24"/>
          <w:szCs w:val="24"/>
          <w:rPrChange w:id="7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There was a positive association between using more than one type of facility to house lactating cows and the number of lactating cows in respondent herds (</w:t>
      </w:r>
      <w:r w:rsidR="001A6620" w:rsidRPr="00CE559D">
        <w:rPr>
          <w:rFonts w:ascii="Times New Roman" w:hAnsi="Times New Roman" w:cs="Times New Roman"/>
          <w:bCs/>
          <w:i/>
          <w:sz w:val="24"/>
          <w:szCs w:val="24"/>
          <w:rPrChange w:id="799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P</w:t>
      </w:r>
      <w:r w:rsidR="008B5B6E" w:rsidRPr="00CE559D">
        <w:rPr>
          <w:rFonts w:ascii="Times New Roman" w:hAnsi="Times New Roman" w:cs="Times New Roman"/>
          <w:bCs/>
          <w:i/>
          <w:sz w:val="24"/>
          <w:szCs w:val="24"/>
          <w:rPrChange w:id="800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 </w:t>
      </w:r>
      <w:r w:rsidR="008B5B6E" w:rsidRPr="00CE559D">
        <w:rPr>
          <w:rFonts w:ascii="Times New Roman" w:hAnsi="Times New Roman" w:cs="Times New Roman"/>
          <w:bCs/>
          <w:sz w:val="24"/>
          <w:szCs w:val="24"/>
          <w:rPrChange w:id="8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= 0.034).</w:t>
      </w:r>
      <w:r w:rsidR="00290C31" w:rsidRPr="00CE559D">
        <w:rPr>
          <w:rFonts w:ascii="Times New Roman" w:hAnsi="Times New Roman" w:cs="Times New Roman"/>
          <w:bCs/>
          <w:sz w:val="24"/>
          <w:szCs w:val="24"/>
          <w:rPrChange w:id="8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5A4032" w:rsidRPr="00CE559D">
        <w:rPr>
          <w:rFonts w:ascii="Times New Roman" w:hAnsi="Times New Roman" w:cs="Times New Roman"/>
          <w:bCs/>
          <w:sz w:val="24"/>
          <w:szCs w:val="24"/>
          <w:rPrChange w:id="8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Future research might explore the reasons why some organic dairy farms </w:t>
      </w:r>
      <w:r w:rsidR="00B83C6B" w:rsidRPr="00CE559D">
        <w:rPr>
          <w:rFonts w:ascii="Times New Roman" w:hAnsi="Times New Roman" w:cs="Times New Roman"/>
          <w:bCs/>
          <w:sz w:val="24"/>
          <w:szCs w:val="24"/>
          <w:rPrChange w:id="8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are </w:t>
      </w:r>
      <w:r w:rsidR="005A4032" w:rsidRPr="00CE559D">
        <w:rPr>
          <w:rFonts w:ascii="Times New Roman" w:hAnsi="Times New Roman" w:cs="Times New Roman"/>
          <w:bCs/>
          <w:sz w:val="24"/>
          <w:szCs w:val="24"/>
          <w:rPrChange w:id="8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housing lact</w:t>
      </w:r>
      <w:r w:rsidR="009F6C5B" w:rsidRPr="00CE559D">
        <w:rPr>
          <w:rFonts w:ascii="Times New Roman" w:hAnsi="Times New Roman" w:cs="Times New Roman"/>
          <w:bCs/>
          <w:sz w:val="24"/>
          <w:szCs w:val="24"/>
          <w:rPrChange w:id="8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at</w:t>
      </w:r>
      <w:r w:rsidR="005A4032" w:rsidRPr="00CE559D">
        <w:rPr>
          <w:rFonts w:ascii="Times New Roman" w:hAnsi="Times New Roman" w:cs="Times New Roman"/>
          <w:bCs/>
          <w:sz w:val="24"/>
          <w:szCs w:val="24"/>
          <w:rPrChange w:id="8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ing cattle in different types of </w:t>
      </w:r>
      <w:r w:rsidR="00B83C6B" w:rsidRPr="00CE559D">
        <w:rPr>
          <w:rFonts w:ascii="Times New Roman" w:hAnsi="Times New Roman" w:cs="Times New Roman"/>
          <w:bCs/>
          <w:sz w:val="24"/>
          <w:szCs w:val="24"/>
          <w:rPrChange w:id="8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facilities</w:t>
      </w:r>
      <w:r w:rsidR="005A4032" w:rsidRPr="00CE559D">
        <w:rPr>
          <w:rFonts w:ascii="Times New Roman" w:hAnsi="Times New Roman" w:cs="Times New Roman"/>
          <w:bCs/>
          <w:sz w:val="24"/>
          <w:szCs w:val="24"/>
          <w:rPrChange w:id="8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B83C6B" w:rsidRPr="00CE559D">
        <w:rPr>
          <w:rFonts w:ascii="Times New Roman" w:hAnsi="Times New Roman" w:cs="Times New Roman"/>
          <w:bCs/>
          <w:sz w:val="24"/>
          <w:szCs w:val="24"/>
          <w:rPrChange w:id="8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BF4A2B" w:rsidRPr="00CE559D">
        <w:rPr>
          <w:rFonts w:ascii="Times New Roman" w:hAnsi="Times New Roman" w:cs="Times New Roman"/>
          <w:bCs/>
          <w:sz w:val="24"/>
          <w:szCs w:val="24"/>
          <w:rPrChange w:id="8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One p</w:t>
      </w:r>
      <w:r w:rsidR="00B83C6B" w:rsidRPr="00CE559D">
        <w:rPr>
          <w:rFonts w:ascii="Times New Roman" w:hAnsi="Times New Roman" w:cs="Times New Roman"/>
          <w:bCs/>
          <w:sz w:val="24"/>
          <w:szCs w:val="24"/>
          <w:rPrChange w:id="8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ossibility </w:t>
      </w:r>
      <w:r w:rsidR="007323EC" w:rsidRPr="00CE559D">
        <w:rPr>
          <w:rFonts w:ascii="Times New Roman" w:hAnsi="Times New Roman" w:cs="Times New Roman"/>
          <w:bCs/>
          <w:sz w:val="24"/>
          <w:szCs w:val="24"/>
          <w:rPrChange w:id="8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is </w:t>
      </w:r>
      <w:r w:rsidR="00C20275" w:rsidRPr="00CE559D">
        <w:rPr>
          <w:rFonts w:ascii="Times New Roman" w:hAnsi="Times New Roman" w:cs="Times New Roman"/>
          <w:bCs/>
          <w:sz w:val="24"/>
          <w:szCs w:val="24"/>
          <w:rPrChange w:id="8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simultaneous use of multiple housing types </w:t>
      </w:r>
      <w:r w:rsidR="008B5B6E" w:rsidRPr="00CE559D">
        <w:rPr>
          <w:rFonts w:ascii="Times New Roman" w:hAnsi="Times New Roman" w:cs="Times New Roman"/>
          <w:bCs/>
          <w:sz w:val="24"/>
          <w:szCs w:val="24"/>
          <w:rPrChange w:id="8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for larger herds </w:t>
      </w:r>
      <w:r w:rsidR="00C20275" w:rsidRPr="00CE559D">
        <w:rPr>
          <w:rFonts w:ascii="Times New Roman" w:hAnsi="Times New Roman" w:cs="Times New Roman"/>
          <w:bCs/>
          <w:sz w:val="24"/>
          <w:szCs w:val="24"/>
          <w:rPrChange w:id="8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is a result of herd </w:t>
      </w:r>
      <w:r w:rsidR="00B83C6B" w:rsidRPr="00CE559D">
        <w:rPr>
          <w:rFonts w:ascii="Times New Roman" w:hAnsi="Times New Roman" w:cs="Times New Roman"/>
          <w:bCs/>
          <w:sz w:val="24"/>
          <w:szCs w:val="24"/>
          <w:rPrChange w:id="8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expansion</w:t>
      </w:r>
      <w:r w:rsidR="00C20275" w:rsidRPr="00CE559D">
        <w:rPr>
          <w:rFonts w:ascii="Times New Roman" w:hAnsi="Times New Roman" w:cs="Times New Roman"/>
          <w:bCs/>
          <w:sz w:val="24"/>
          <w:szCs w:val="24"/>
          <w:rPrChange w:id="8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over time</w:t>
      </w:r>
      <w:r w:rsidR="00DC41B7" w:rsidRPr="00CE559D">
        <w:rPr>
          <w:rFonts w:ascii="Times New Roman" w:hAnsi="Times New Roman" w:cs="Times New Roman"/>
          <w:bCs/>
          <w:sz w:val="24"/>
          <w:szCs w:val="24"/>
          <w:rPrChange w:id="8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7323EC" w:rsidRPr="00CE559D">
        <w:rPr>
          <w:rFonts w:ascii="Times New Roman" w:hAnsi="Times New Roman" w:cs="Times New Roman"/>
          <w:bCs/>
          <w:sz w:val="24"/>
          <w:szCs w:val="24"/>
          <w:rPrChange w:id="8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469F8712" w14:textId="40CD6D0A" w:rsidR="00626E9A" w:rsidRPr="00CE559D" w:rsidRDefault="00CB57E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8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8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8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</w:t>
      </w:r>
      <w:r w:rsidR="00626E9A" w:rsidRPr="00CE559D">
        <w:rPr>
          <w:rFonts w:ascii="Times New Roman" w:hAnsi="Times New Roman" w:cs="Times New Roman"/>
          <w:bCs/>
          <w:sz w:val="24"/>
          <w:szCs w:val="24"/>
          <w:rPrChange w:id="8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ood</w:t>
      </w:r>
      <w:r w:rsidR="00D01A1A" w:rsidRPr="00CE559D">
        <w:rPr>
          <w:rFonts w:ascii="Times New Roman" w:hAnsi="Times New Roman" w:cs="Times New Roman"/>
          <w:bCs/>
          <w:sz w:val="24"/>
          <w:szCs w:val="24"/>
          <w:rPrChange w:id="8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-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based beddin</w:t>
      </w:r>
      <w:r w:rsidR="002A6032" w:rsidRPr="00CE559D">
        <w:rPr>
          <w:rFonts w:ascii="Times New Roman" w:hAnsi="Times New Roman" w:cs="Times New Roman"/>
          <w:bCs/>
          <w:sz w:val="24"/>
          <w:szCs w:val="24"/>
          <w:rPrChange w:id="8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g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8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was </w:t>
      </w:r>
      <w:r w:rsidR="002A6032" w:rsidRPr="00CE559D">
        <w:rPr>
          <w:rFonts w:ascii="Times New Roman" w:hAnsi="Times New Roman" w:cs="Times New Roman"/>
          <w:bCs/>
          <w:sz w:val="24"/>
          <w:szCs w:val="24"/>
          <w:rPrChange w:id="8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only material 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used on 7</w:t>
      </w:r>
      <w:r w:rsidR="00C168D1" w:rsidRPr="00CE559D">
        <w:rPr>
          <w:rFonts w:ascii="Times New Roman" w:hAnsi="Times New Roman" w:cs="Times New Roman"/>
          <w:bCs/>
          <w:sz w:val="24"/>
          <w:szCs w:val="24"/>
          <w:rPrChange w:id="8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0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% </w:t>
      </w:r>
      <w:r w:rsidR="00AE00A1" w:rsidRPr="00CE559D">
        <w:rPr>
          <w:rFonts w:ascii="Times New Roman" w:hAnsi="Times New Roman" w:cs="Times New Roman"/>
          <w:bCs/>
          <w:sz w:val="24"/>
          <w:szCs w:val="24"/>
          <w:rPrChange w:id="8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r w:rsidR="00AE00A1" w:rsidRPr="00CE559D">
        <w:rPr>
          <w:rFonts w:ascii="Times New Roman" w:hAnsi="Times New Roman" w:cs="Times New Roman"/>
          <w:bCs/>
          <w:sz w:val="24"/>
          <w:szCs w:val="24"/>
        </w:rPr>
        <w:t>CI</w:t>
      </w:r>
      <w:r w:rsidR="00AE00A1" w:rsidRPr="00CE559D">
        <w:rPr>
          <w:rFonts w:ascii="Times New Roman" w:hAnsi="Times New Roman" w:cs="Times New Roman"/>
          <w:bCs/>
          <w:sz w:val="24"/>
          <w:szCs w:val="24"/>
          <w:vertAlign w:val="subscript"/>
        </w:rPr>
        <w:t>95</w:t>
      </w:r>
      <w:r w:rsidR="00AE00A1" w:rsidRPr="00CE559D">
        <w:rPr>
          <w:rFonts w:ascii="Times New Roman" w:hAnsi="Times New Roman" w:cs="Times New Roman"/>
          <w:bCs/>
          <w:sz w:val="24"/>
          <w:szCs w:val="24"/>
        </w:rPr>
        <w:t xml:space="preserve"> 66-78%</w:t>
      </w:r>
      <w:r w:rsidR="00AE00A1" w:rsidRPr="00994760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="0034123A" w:rsidRPr="00994760">
        <w:rPr>
          <w:rFonts w:ascii="Times New Roman" w:hAnsi="Times New Roman" w:cs="Times New Roman"/>
          <w:bCs/>
          <w:sz w:val="24"/>
          <w:szCs w:val="24"/>
        </w:rPr>
        <w:t>of farms</w:t>
      </w:r>
      <w:r w:rsidR="00626E9A" w:rsidRPr="00994760">
        <w:rPr>
          <w:rFonts w:ascii="Times New Roman" w:hAnsi="Times New Roman" w:cs="Times New Roman"/>
          <w:bCs/>
          <w:sz w:val="24"/>
          <w:szCs w:val="24"/>
        </w:rPr>
        <w:t xml:space="preserve">. Sand was the sole bedding </w:t>
      </w:r>
      <w:r w:rsidR="00243609" w:rsidRPr="00994760">
        <w:rPr>
          <w:rFonts w:ascii="Times New Roman" w:hAnsi="Times New Roman" w:cs="Times New Roman"/>
          <w:bCs/>
          <w:sz w:val="24"/>
          <w:szCs w:val="24"/>
        </w:rPr>
        <w:t xml:space="preserve">material </w:t>
      </w:r>
      <w:r w:rsidR="00626E9A" w:rsidRPr="00994760">
        <w:rPr>
          <w:rFonts w:ascii="Times New Roman" w:hAnsi="Times New Roman" w:cs="Times New Roman"/>
          <w:bCs/>
          <w:sz w:val="24"/>
          <w:szCs w:val="24"/>
        </w:rPr>
        <w:t xml:space="preserve">used on 12% </w:t>
      </w:r>
      <w:r w:rsidR="00AE00A1" w:rsidRPr="00994760">
        <w:rPr>
          <w:rFonts w:ascii="Times New Roman" w:hAnsi="Times New Roman" w:cs="Times New Roman"/>
          <w:bCs/>
          <w:sz w:val="24"/>
          <w:szCs w:val="24"/>
        </w:rPr>
        <w:t>(</w:t>
      </w:r>
      <w:r w:rsidR="00AE00A1" w:rsidRPr="00CE559D">
        <w:rPr>
          <w:rFonts w:ascii="Times New Roman" w:hAnsi="Times New Roman" w:cs="Times New Roman"/>
          <w:bCs/>
          <w:sz w:val="24"/>
          <w:szCs w:val="24"/>
        </w:rPr>
        <w:t>CI</w:t>
      </w:r>
      <w:r w:rsidR="00AE00A1" w:rsidRPr="00CE559D">
        <w:rPr>
          <w:rFonts w:ascii="Times New Roman" w:hAnsi="Times New Roman" w:cs="Times New Roman"/>
          <w:bCs/>
          <w:sz w:val="24"/>
          <w:szCs w:val="24"/>
          <w:vertAlign w:val="subscript"/>
        </w:rPr>
        <w:t>95</w:t>
      </w:r>
      <w:r w:rsidR="00AE00A1" w:rsidRPr="00CE559D">
        <w:rPr>
          <w:rFonts w:ascii="Times New Roman" w:hAnsi="Times New Roman" w:cs="Times New Roman"/>
          <w:bCs/>
          <w:sz w:val="24"/>
          <w:szCs w:val="24"/>
        </w:rPr>
        <w:t xml:space="preserve"> 6-12%</w:t>
      </w:r>
      <w:r w:rsidR="00AE00A1" w:rsidRPr="00994760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="00626E9A" w:rsidRPr="00994760">
        <w:rPr>
          <w:rFonts w:ascii="Times New Roman" w:hAnsi="Times New Roman" w:cs="Times New Roman"/>
          <w:bCs/>
          <w:sz w:val="24"/>
          <w:szCs w:val="24"/>
        </w:rPr>
        <w:t>of the farms</w:t>
      </w:r>
      <w:del w:id="835" w:author="Deborah Neher" w:date="2020-09-20T08:03:00Z">
        <w:r w:rsidR="008B5B6E" w:rsidRPr="00CE559D" w:rsidDel="00514E7A">
          <w:rPr>
            <w:rFonts w:ascii="Times New Roman" w:hAnsi="Times New Roman" w:cs="Times New Roman"/>
            <w:bCs/>
            <w:sz w:val="24"/>
            <w:szCs w:val="24"/>
            <w:rPrChange w:id="83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</w:delText>
        </w:r>
      </w:del>
      <w:r w:rsidR="008B5B6E" w:rsidRPr="00CE559D">
        <w:rPr>
          <w:rFonts w:ascii="Times New Roman" w:hAnsi="Times New Roman" w:cs="Times New Roman"/>
          <w:bCs/>
          <w:sz w:val="24"/>
          <w:szCs w:val="24"/>
          <w:rPrChange w:id="8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was 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8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limited to </w:t>
      </w:r>
      <w:r w:rsidR="00194EBE" w:rsidRPr="00CE559D">
        <w:rPr>
          <w:rFonts w:ascii="Times New Roman" w:hAnsi="Times New Roman" w:cs="Times New Roman"/>
          <w:bCs/>
          <w:sz w:val="24"/>
          <w:szCs w:val="24"/>
          <w:rPrChange w:id="8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farms with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8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194EBE" w:rsidRPr="00CE559D">
        <w:rPr>
          <w:rFonts w:ascii="Times New Roman" w:hAnsi="Times New Roman" w:cs="Times New Roman"/>
          <w:bCs/>
          <w:sz w:val="24"/>
          <w:szCs w:val="24"/>
          <w:rPrChange w:id="8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facilities</w:t>
      </w:r>
      <w:r w:rsidR="00626E9A" w:rsidRPr="00CE559D">
        <w:rPr>
          <w:rFonts w:ascii="Times New Roman" w:hAnsi="Times New Roman" w:cs="Times New Roman"/>
          <w:bCs/>
          <w:sz w:val="24"/>
          <w:szCs w:val="24"/>
          <w:rPrChange w:id="8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403CC6" w:rsidRPr="00CE559D">
        <w:rPr>
          <w:rFonts w:ascii="Times New Roman" w:hAnsi="Times New Roman" w:cs="Times New Roman"/>
          <w:bCs/>
          <w:sz w:val="24"/>
          <w:szCs w:val="24"/>
          <w:rPrChange w:id="8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(Fig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8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ure 2</w:t>
      </w:r>
      <w:r w:rsidR="00403CC6" w:rsidRPr="00CE559D">
        <w:rPr>
          <w:rFonts w:ascii="Times New Roman" w:hAnsi="Times New Roman" w:cs="Times New Roman"/>
          <w:bCs/>
          <w:sz w:val="24"/>
          <w:szCs w:val="24"/>
          <w:rPrChange w:id="8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880AAD" w:rsidRPr="00CE559D">
        <w:rPr>
          <w:rFonts w:ascii="Times New Roman" w:hAnsi="Times New Roman" w:cs="Times New Roman"/>
          <w:bCs/>
          <w:sz w:val="24"/>
          <w:szCs w:val="24"/>
          <w:rPrChange w:id="8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1E01EB1B" w14:textId="61B11A19" w:rsidR="0036296C" w:rsidRPr="00CE559D" w:rsidRDefault="00626E9A" w:rsidP="00CB57EC">
      <w:pPr>
        <w:tabs>
          <w:tab w:val="left" w:pos="360"/>
          <w:tab w:val="left" w:pos="720"/>
        </w:tabs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  <w:rPrChange w:id="8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8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F544AB" w:rsidRPr="00CE559D">
        <w:rPr>
          <w:rFonts w:ascii="Times New Roman" w:hAnsi="Times New Roman" w:cs="Times New Roman"/>
          <w:bCs/>
          <w:sz w:val="24"/>
          <w:szCs w:val="24"/>
          <w:rPrChange w:id="8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Three</w:t>
      </w:r>
      <w:r w:rsidR="0026083C" w:rsidRPr="00CE559D">
        <w:rPr>
          <w:rFonts w:ascii="Times New Roman" w:hAnsi="Times New Roman" w:cs="Times New Roman"/>
          <w:bCs/>
          <w:sz w:val="24"/>
          <w:szCs w:val="24"/>
          <w:rPrChange w:id="8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Pr="00CE559D">
        <w:rPr>
          <w:rFonts w:ascii="Times New Roman" w:hAnsi="Times New Roman" w:cs="Times New Roman"/>
          <w:bCs/>
          <w:sz w:val="24"/>
          <w:szCs w:val="24"/>
          <w:rPrChange w:id="8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major c</w:t>
      </w:r>
      <w:r w:rsidR="002D1116" w:rsidRPr="00CE559D">
        <w:rPr>
          <w:rFonts w:ascii="Times New Roman" w:hAnsi="Times New Roman" w:cs="Times New Roman"/>
          <w:bCs/>
          <w:sz w:val="24"/>
          <w:szCs w:val="24"/>
          <w:rPrChange w:id="8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ombinations of housing type and bedding materials 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8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were </w:t>
      </w:r>
      <w:r w:rsidRPr="00CE559D">
        <w:rPr>
          <w:rFonts w:ascii="Times New Roman" w:hAnsi="Times New Roman" w:cs="Times New Roman"/>
          <w:bCs/>
          <w:sz w:val="24"/>
          <w:szCs w:val="24"/>
          <w:rPrChange w:id="8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identified, each with 18 or more respondents</w:t>
      </w:r>
      <w:r w:rsidR="00DA0B56" w:rsidRPr="00CE559D">
        <w:rPr>
          <w:rFonts w:ascii="Times New Roman" w:hAnsi="Times New Roman" w:cs="Times New Roman"/>
          <w:bCs/>
          <w:sz w:val="24"/>
          <w:szCs w:val="24"/>
          <w:rPrChange w:id="8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:</w:t>
      </w:r>
      <w:r w:rsidR="00B70622" w:rsidRPr="00CE559D">
        <w:rPr>
          <w:rFonts w:ascii="Times New Roman" w:hAnsi="Times New Roman" w:cs="Times New Roman"/>
          <w:bCs/>
          <w:sz w:val="24"/>
          <w:szCs w:val="24"/>
          <w:rPrChange w:id="8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8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1) </w:t>
      </w:r>
      <w:r w:rsidR="002D1116" w:rsidRPr="00CE559D">
        <w:rPr>
          <w:rFonts w:ascii="Times New Roman" w:hAnsi="Times New Roman" w:cs="Times New Roman"/>
          <w:bCs/>
          <w:sz w:val="24"/>
          <w:szCs w:val="24"/>
          <w:rPrChange w:id="8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sole use of a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8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</w:t>
      </w:r>
      <w:proofErr w:type="spellEnd"/>
      <w:r w:rsidR="00DA0B56" w:rsidRPr="00CE559D">
        <w:rPr>
          <w:rFonts w:ascii="Times New Roman" w:hAnsi="Times New Roman" w:cs="Times New Roman"/>
          <w:bCs/>
          <w:sz w:val="24"/>
          <w:szCs w:val="24"/>
          <w:rPrChange w:id="8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bedded with</w:t>
      </w:r>
      <w:r w:rsidR="00DA0B56" w:rsidRPr="00CE559D">
        <w:rPr>
          <w:rFonts w:ascii="Times New Roman" w:hAnsi="Times New Roman" w:cs="Times New Roman"/>
          <w:bCs/>
          <w:sz w:val="24"/>
          <w:szCs w:val="24"/>
          <w:rPrChange w:id="8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wood product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 (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8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63 farms, 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4</w:t>
      </w:r>
      <w:ins w:id="867" w:author="Tucker Andrews" w:date="2020-10-08T12:15:00Z">
        <w:r w:rsidR="00DA47DB">
          <w:rPr>
            <w:rFonts w:ascii="Times New Roman" w:hAnsi="Times New Roman" w:cs="Times New Roman"/>
            <w:bCs/>
            <w:sz w:val="24"/>
            <w:szCs w:val="24"/>
          </w:rPr>
          <w:t>3</w:t>
        </w:r>
      </w:ins>
      <w:del w:id="868" w:author="Tucker Andrews" w:date="2020-10-08T12:15:00Z">
        <w:r w:rsidR="0034123A" w:rsidRPr="00CE559D" w:rsidDel="00DA47DB">
          <w:rPr>
            <w:rFonts w:ascii="Times New Roman" w:hAnsi="Times New Roman" w:cs="Times New Roman"/>
            <w:bCs/>
            <w:sz w:val="24"/>
            <w:szCs w:val="24"/>
            <w:rPrChange w:id="86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5</w:delText>
        </w:r>
      </w:del>
      <w:r w:rsidR="0034123A" w:rsidRPr="00CE559D">
        <w:rPr>
          <w:rFonts w:ascii="Times New Roman" w:hAnsi="Times New Roman" w:cs="Times New Roman"/>
          <w:bCs/>
          <w:sz w:val="24"/>
          <w:szCs w:val="24"/>
          <w:rPrChange w:id="8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%</w:t>
      </w:r>
      <w:ins w:id="871" w:author="Tucker Andrews" w:date="2020-10-08T12:16:00Z"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, 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</w:rPr>
          <w:t>CI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  <w:vertAlign w:val="subscript"/>
          </w:rPr>
          <w:t>95</w:t>
        </w:r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872" w:author="Tucker Andrews" w:date="2020-10-08T12:17:00Z">
        <w:r w:rsidR="00BF65E1">
          <w:rPr>
            <w:rFonts w:ascii="Times New Roman" w:hAnsi="Times New Roman" w:cs="Times New Roman"/>
            <w:bCs/>
            <w:sz w:val="24"/>
            <w:szCs w:val="24"/>
          </w:rPr>
          <w:t>36-</w:t>
        </w:r>
        <w:commentRangeStart w:id="873"/>
        <w:r w:rsidR="00BF65E1">
          <w:rPr>
            <w:rFonts w:ascii="Times New Roman" w:hAnsi="Times New Roman" w:cs="Times New Roman"/>
            <w:bCs/>
            <w:sz w:val="24"/>
            <w:szCs w:val="24"/>
          </w:rPr>
          <w:t>53</w:t>
        </w:r>
      </w:ins>
      <w:commentRangeEnd w:id="873"/>
      <w:ins w:id="874" w:author="Tucker Andrews" w:date="2020-10-08T12:22:00Z">
        <w:r w:rsidR="00BF65E1">
          <w:rPr>
            <w:rStyle w:val="CommentReference"/>
          </w:rPr>
          <w:commentReference w:id="873"/>
        </w:r>
      </w:ins>
      <w:ins w:id="875" w:author="Tucker Andrews" w:date="2020-10-08T12:17:00Z">
        <w:r w:rsidR="00BF65E1">
          <w:rPr>
            <w:rFonts w:ascii="Times New Roman" w:hAnsi="Times New Roman" w:cs="Times New Roman"/>
            <w:bCs/>
            <w:sz w:val="24"/>
            <w:szCs w:val="24"/>
          </w:rPr>
          <w:t>%</w:t>
        </w:r>
      </w:ins>
      <w:ins w:id="876" w:author="Tucker Andrews" w:date="2020-10-08T12:16:00Z">
        <w:r w:rsidR="00BF65E1">
          <w:rPr>
            <w:rFonts w:ascii="Times New Roman" w:hAnsi="Times New Roman" w:cs="Times New Roman"/>
            <w:bCs/>
            <w:sz w:val="24"/>
            <w:szCs w:val="24"/>
          </w:rPr>
          <w:t>)</w:t>
        </w:r>
      </w:ins>
      <w:del w:id="877" w:author="Tucker Andrews" w:date="2020-10-08T12:16:00Z">
        <w:r w:rsidR="0034123A" w:rsidRPr="00CE559D" w:rsidDel="00BF65E1">
          <w:rPr>
            <w:rFonts w:ascii="Times New Roman" w:hAnsi="Times New Roman" w:cs="Times New Roman"/>
            <w:bCs/>
            <w:sz w:val="24"/>
            <w:szCs w:val="24"/>
            <w:rPrChange w:id="87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)</w:delText>
        </w:r>
      </w:del>
      <w:r w:rsidR="00DA0B56" w:rsidRPr="00CE559D">
        <w:rPr>
          <w:rFonts w:ascii="Times New Roman" w:hAnsi="Times New Roman" w:cs="Times New Roman"/>
          <w:bCs/>
          <w:sz w:val="24"/>
          <w:szCs w:val="24"/>
          <w:rPrChange w:id="8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F95347" w:rsidRPr="00CE559D">
        <w:rPr>
          <w:rFonts w:ascii="Times New Roman" w:hAnsi="Times New Roman" w:cs="Times New Roman"/>
          <w:bCs/>
          <w:sz w:val="24"/>
          <w:szCs w:val="24"/>
          <w:rPrChange w:id="8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2) </w:t>
      </w:r>
      <w:r w:rsidR="002D1116" w:rsidRPr="00CE559D">
        <w:rPr>
          <w:rFonts w:ascii="Times New Roman" w:hAnsi="Times New Roman" w:cs="Times New Roman"/>
          <w:bCs/>
          <w:sz w:val="24"/>
          <w:szCs w:val="24"/>
          <w:rPrChange w:id="8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sole use of a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8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DA0B56" w:rsidRPr="00CE559D">
        <w:rPr>
          <w:rFonts w:ascii="Times New Roman" w:hAnsi="Times New Roman" w:cs="Times New Roman"/>
          <w:bCs/>
          <w:sz w:val="24"/>
          <w:szCs w:val="24"/>
          <w:rPrChange w:id="8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bedded with</w:t>
      </w:r>
      <w:r w:rsidR="00DA0B56" w:rsidRPr="00CE559D">
        <w:rPr>
          <w:rFonts w:ascii="Times New Roman" w:hAnsi="Times New Roman" w:cs="Times New Roman"/>
          <w:bCs/>
          <w:sz w:val="24"/>
          <w:szCs w:val="24"/>
          <w:rPrChange w:id="8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wood products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8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21 farms, </w:t>
      </w:r>
      <w:r w:rsidR="000D1543" w:rsidRPr="00CE559D">
        <w:rPr>
          <w:rFonts w:ascii="Times New Roman" w:hAnsi="Times New Roman" w:cs="Times New Roman"/>
          <w:bCs/>
          <w:sz w:val="24"/>
          <w:szCs w:val="24"/>
          <w:rPrChange w:id="8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14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%</w:t>
      </w:r>
      <w:ins w:id="890" w:author="Tucker Andrews" w:date="2020-10-08T12:17:00Z"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, 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</w:rPr>
          <w:t>CI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  <w:vertAlign w:val="subscript"/>
          </w:rPr>
          <w:t>95</w:t>
        </w:r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891" w:author="Tucker Andrews" w:date="2020-10-08T12:18:00Z">
        <w:r w:rsidR="00BF65E1">
          <w:rPr>
            <w:rFonts w:ascii="Times New Roman" w:hAnsi="Times New Roman" w:cs="Times New Roman"/>
            <w:bCs/>
            <w:sz w:val="24"/>
            <w:szCs w:val="24"/>
          </w:rPr>
          <w:t>10-21%</w:t>
        </w:r>
      </w:ins>
      <w:r w:rsidR="0034123A" w:rsidRPr="000606E6">
        <w:rPr>
          <w:rFonts w:ascii="Times New Roman" w:hAnsi="Times New Roman" w:cs="Times New Roman"/>
          <w:bCs/>
          <w:sz w:val="24"/>
          <w:szCs w:val="24"/>
        </w:rPr>
        <w:t>)</w:t>
      </w:r>
      <w:r w:rsidR="00DA0B56" w:rsidRPr="000606E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F544AB" w:rsidRPr="000606E6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F95347" w:rsidRPr="000606E6">
        <w:rPr>
          <w:rFonts w:ascii="Times New Roman" w:hAnsi="Times New Roman" w:cs="Times New Roman"/>
          <w:bCs/>
          <w:sz w:val="24"/>
          <w:szCs w:val="24"/>
        </w:rPr>
        <w:t xml:space="preserve">3) </w:t>
      </w:r>
      <w:r w:rsidR="002D1116" w:rsidRPr="004A3011">
        <w:rPr>
          <w:rFonts w:ascii="Times New Roman" w:hAnsi="Times New Roman" w:cs="Times New Roman"/>
          <w:bCs/>
          <w:sz w:val="24"/>
          <w:szCs w:val="24"/>
        </w:rPr>
        <w:t xml:space="preserve">sole use of a </w:t>
      </w:r>
      <w:proofErr w:type="spellStart"/>
      <w:r w:rsidR="008276E5" w:rsidRPr="004A3011">
        <w:rPr>
          <w:rFonts w:ascii="Times New Roman" w:hAnsi="Times New Roman" w:cs="Times New Roman"/>
          <w:bCs/>
          <w:sz w:val="24"/>
          <w:szCs w:val="24"/>
        </w:rPr>
        <w:t>freesta</w:t>
      </w:r>
      <w:r w:rsidR="008276E5" w:rsidRPr="00E91661">
        <w:rPr>
          <w:rFonts w:ascii="Times New Roman" w:hAnsi="Times New Roman" w:cs="Times New Roman"/>
          <w:bCs/>
          <w:sz w:val="24"/>
          <w:szCs w:val="24"/>
        </w:rPr>
        <w:t>ll</w:t>
      </w:r>
      <w:proofErr w:type="spellEnd"/>
      <w:r w:rsidR="00DA0B56" w:rsidRPr="00E91661">
        <w:rPr>
          <w:rFonts w:ascii="Times New Roman" w:hAnsi="Times New Roman" w:cs="Times New Roman"/>
          <w:bCs/>
          <w:sz w:val="24"/>
          <w:szCs w:val="24"/>
        </w:rPr>
        <w:t xml:space="preserve"> bedded with sand</w:t>
      </w:r>
      <w:r w:rsidR="0034123A" w:rsidRPr="00A0337B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562AF8" w:rsidRPr="002E03A7">
        <w:rPr>
          <w:rFonts w:ascii="Times New Roman" w:hAnsi="Times New Roman" w:cs="Times New Roman"/>
          <w:bCs/>
          <w:sz w:val="24"/>
          <w:szCs w:val="24"/>
        </w:rPr>
        <w:t xml:space="preserve">18 farms, </w:t>
      </w:r>
      <w:r w:rsidR="0034123A" w:rsidRPr="00CE559D">
        <w:rPr>
          <w:rFonts w:ascii="Times New Roman" w:hAnsi="Times New Roman" w:cs="Times New Roman"/>
          <w:bCs/>
          <w:sz w:val="24"/>
          <w:szCs w:val="24"/>
          <w:rPrChange w:id="8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12%</w:t>
      </w:r>
      <w:ins w:id="893" w:author="Tucker Andrews" w:date="2020-10-08T12:18:00Z"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, 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</w:rPr>
          <w:t>CI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  <w:vertAlign w:val="subscript"/>
          </w:rPr>
          <w:t>95</w:t>
        </w:r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 8-19%</w:t>
        </w:r>
      </w:ins>
      <w:r w:rsidR="0034123A" w:rsidRPr="000606E6">
        <w:rPr>
          <w:rFonts w:ascii="Times New Roman" w:hAnsi="Times New Roman" w:cs="Times New Roman"/>
          <w:bCs/>
          <w:sz w:val="24"/>
          <w:szCs w:val="24"/>
        </w:rPr>
        <w:t>)</w:t>
      </w:r>
      <w:r w:rsidR="00F544AB" w:rsidRPr="000606E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2B314B" w:rsidRPr="000606E6">
        <w:rPr>
          <w:rFonts w:ascii="Times New Roman" w:hAnsi="Times New Roman" w:cs="Times New Roman"/>
          <w:bCs/>
          <w:sz w:val="24"/>
          <w:szCs w:val="24"/>
        </w:rPr>
        <w:t xml:space="preserve">Additionally, </w:t>
      </w:r>
      <w:r w:rsidR="0063527F" w:rsidRPr="000606E6">
        <w:rPr>
          <w:rFonts w:ascii="Times New Roman" w:hAnsi="Times New Roman" w:cs="Times New Roman"/>
          <w:bCs/>
          <w:sz w:val="24"/>
          <w:szCs w:val="24"/>
        </w:rPr>
        <w:t xml:space="preserve">a bedded pack system was reported on 22 </w:t>
      </w:r>
      <w:r w:rsidR="0063527F" w:rsidRPr="004A3011">
        <w:rPr>
          <w:rFonts w:ascii="Times New Roman" w:hAnsi="Times New Roman" w:cs="Times New Roman"/>
          <w:bCs/>
          <w:sz w:val="24"/>
          <w:szCs w:val="24"/>
        </w:rPr>
        <w:t>farms (15%</w:t>
      </w:r>
      <w:ins w:id="894" w:author="Tucker Andrews" w:date="2020-10-08T12:19:00Z"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</w:rPr>
          <w:t>CI</w:t>
        </w:r>
        <w:r w:rsidR="00BF65E1" w:rsidRPr="00CE559D">
          <w:rPr>
            <w:rFonts w:ascii="Times New Roman" w:hAnsi="Times New Roman" w:cs="Times New Roman"/>
            <w:bCs/>
            <w:sz w:val="24"/>
            <w:szCs w:val="24"/>
            <w:vertAlign w:val="subscript"/>
          </w:rPr>
          <w:t>95</w:t>
        </w:r>
        <w:r w:rsidR="00BF65E1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895" w:author="Tucker Andrews" w:date="2020-10-08T12:21:00Z">
        <w:r w:rsidR="00BF65E1">
          <w:rPr>
            <w:rFonts w:ascii="Times New Roman" w:hAnsi="Times New Roman" w:cs="Times New Roman"/>
            <w:bCs/>
            <w:sz w:val="24"/>
            <w:szCs w:val="24"/>
          </w:rPr>
          <w:t>10-22%</w:t>
        </w:r>
      </w:ins>
      <w:r w:rsidR="0063527F" w:rsidRPr="000606E6">
        <w:rPr>
          <w:rFonts w:ascii="Times New Roman" w:hAnsi="Times New Roman" w:cs="Times New Roman"/>
          <w:bCs/>
          <w:sz w:val="24"/>
          <w:szCs w:val="24"/>
        </w:rPr>
        <w:t xml:space="preserve">).  However, of those using a bedded pack, </w:t>
      </w:r>
      <w:r w:rsidR="002B314B" w:rsidRPr="000606E6">
        <w:rPr>
          <w:rFonts w:ascii="Times New Roman" w:hAnsi="Times New Roman" w:cs="Times New Roman"/>
          <w:bCs/>
          <w:sz w:val="24"/>
          <w:szCs w:val="24"/>
        </w:rPr>
        <w:t>t</w:t>
      </w:r>
      <w:r w:rsidR="002D1116" w:rsidRPr="000606E6">
        <w:rPr>
          <w:rFonts w:ascii="Times New Roman" w:hAnsi="Times New Roman" w:cs="Times New Roman"/>
          <w:bCs/>
          <w:sz w:val="24"/>
          <w:szCs w:val="24"/>
        </w:rPr>
        <w:t>hirteen farms (9%) reported us</w:t>
      </w:r>
      <w:r w:rsidR="0063527F" w:rsidRPr="000606E6">
        <w:rPr>
          <w:rFonts w:ascii="Times New Roman" w:hAnsi="Times New Roman" w:cs="Times New Roman"/>
          <w:bCs/>
          <w:sz w:val="24"/>
          <w:szCs w:val="24"/>
        </w:rPr>
        <w:t>e</w:t>
      </w:r>
      <w:r w:rsidR="007323EC" w:rsidRPr="004A30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D1116" w:rsidRPr="004A3011">
        <w:rPr>
          <w:rFonts w:ascii="Times New Roman" w:hAnsi="Times New Roman" w:cs="Times New Roman"/>
          <w:bCs/>
          <w:sz w:val="24"/>
          <w:szCs w:val="24"/>
        </w:rPr>
        <w:t>in combination with</w:t>
      </w:r>
      <w:r w:rsidR="00495C12" w:rsidRPr="00E91661">
        <w:rPr>
          <w:rFonts w:ascii="Times New Roman" w:hAnsi="Times New Roman" w:cs="Times New Roman"/>
          <w:bCs/>
          <w:sz w:val="24"/>
          <w:szCs w:val="24"/>
        </w:rPr>
        <w:t xml:space="preserve"> another </w:t>
      </w:r>
      <w:r w:rsidR="00495C12" w:rsidRPr="00E91661">
        <w:rPr>
          <w:rFonts w:ascii="Times New Roman" w:hAnsi="Times New Roman" w:cs="Times New Roman"/>
          <w:bCs/>
          <w:sz w:val="24"/>
          <w:szCs w:val="24"/>
        </w:rPr>
        <w:lastRenderedPageBreak/>
        <w:t>type of housing system (e.g.</w:t>
      </w:r>
      <w:r w:rsidR="003E59FB" w:rsidRPr="00E91661">
        <w:rPr>
          <w:rFonts w:ascii="Times New Roman" w:hAnsi="Times New Roman" w:cs="Times New Roman"/>
          <w:bCs/>
          <w:sz w:val="24"/>
          <w:szCs w:val="24"/>
        </w:rPr>
        <w:t>,</w:t>
      </w:r>
      <w:r w:rsidR="00495C12"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76E5" w:rsidRPr="00A0337B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="00495C12" w:rsidRPr="00A0337B">
        <w:rPr>
          <w:rFonts w:ascii="Times New Roman" w:hAnsi="Times New Roman" w:cs="Times New Roman"/>
          <w:bCs/>
          <w:sz w:val="24"/>
          <w:szCs w:val="24"/>
        </w:rPr>
        <w:t xml:space="preserve"> or </w:t>
      </w:r>
      <w:proofErr w:type="spellStart"/>
      <w:r w:rsidR="008276E5" w:rsidRPr="00A0337B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="00495C12" w:rsidRPr="00A0337B">
        <w:rPr>
          <w:rFonts w:ascii="Times New Roman" w:hAnsi="Times New Roman" w:cs="Times New Roman"/>
          <w:bCs/>
          <w:sz w:val="24"/>
          <w:szCs w:val="24"/>
        </w:rPr>
        <w:t>)</w:t>
      </w:r>
      <w:r w:rsidR="00562AF8"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3527F" w:rsidRPr="00A0337B">
        <w:rPr>
          <w:rFonts w:ascii="Times New Roman" w:hAnsi="Times New Roman" w:cs="Times New Roman"/>
          <w:bCs/>
          <w:sz w:val="24"/>
          <w:szCs w:val="24"/>
        </w:rPr>
        <w:t>and n</w:t>
      </w:r>
      <w:r w:rsidR="00F95347" w:rsidRPr="00A0337B">
        <w:rPr>
          <w:rFonts w:ascii="Times New Roman" w:hAnsi="Times New Roman" w:cs="Times New Roman"/>
          <w:bCs/>
          <w:sz w:val="24"/>
          <w:szCs w:val="24"/>
        </w:rPr>
        <w:t>ine (6%) farms reported using only a bedd</w:t>
      </w:r>
      <w:ins w:id="896" w:author="Caitlin Jeffrey" w:date="2020-10-09T08:26:00Z">
        <w:r w:rsidR="00A0337B">
          <w:rPr>
            <w:rFonts w:ascii="Times New Roman" w:hAnsi="Times New Roman" w:cs="Times New Roman"/>
            <w:bCs/>
            <w:sz w:val="24"/>
            <w:szCs w:val="24"/>
          </w:rPr>
          <w:t>ed</w:t>
        </w:r>
      </w:ins>
      <w:del w:id="897" w:author="Caitlin Jeffrey" w:date="2020-10-09T08:26:00Z">
        <w:r w:rsidR="00F95347" w:rsidRPr="00CE559D" w:rsidDel="00A0337B">
          <w:rPr>
            <w:rFonts w:ascii="Times New Roman" w:hAnsi="Times New Roman" w:cs="Times New Roman"/>
            <w:bCs/>
            <w:sz w:val="24"/>
            <w:szCs w:val="24"/>
            <w:rPrChange w:id="89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ing</w:delText>
        </w:r>
      </w:del>
      <w:r w:rsidR="00F95347" w:rsidRPr="00CE559D">
        <w:rPr>
          <w:rFonts w:ascii="Times New Roman" w:hAnsi="Times New Roman" w:cs="Times New Roman"/>
          <w:bCs/>
          <w:sz w:val="24"/>
          <w:szCs w:val="24"/>
          <w:rPrChange w:id="8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pack housing system.</w:t>
      </w:r>
      <w:r w:rsidR="000A6038" w:rsidRPr="00CE559D">
        <w:rPr>
          <w:rFonts w:ascii="Times New Roman" w:hAnsi="Times New Roman" w:cs="Times New Roman"/>
          <w:bCs/>
          <w:sz w:val="24"/>
          <w:szCs w:val="24"/>
          <w:rPrChange w:id="9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Half of farms using bedded pack used only wood-based bedding and half used a combination of wood, hay, or straw.</w:t>
      </w:r>
      <w:r w:rsidR="00F95347" w:rsidRPr="00CE559D">
        <w:rPr>
          <w:rFonts w:ascii="Times New Roman" w:hAnsi="Times New Roman" w:cs="Times New Roman"/>
          <w:bCs/>
          <w:sz w:val="24"/>
          <w:szCs w:val="24"/>
          <w:rPrChange w:id="9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9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 remaining farms (</w:t>
      </w:r>
      <w:r w:rsidR="00296D56" w:rsidRPr="00CE559D">
        <w:rPr>
          <w:rFonts w:ascii="Times New Roman" w:hAnsi="Times New Roman" w:cs="Times New Roman"/>
          <w:bCs/>
          <w:sz w:val="24"/>
          <w:szCs w:val="24"/>
          <w:rPrChange w:id="9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</w:t>
      </w:r>
      <w:r w:rsidR="000D1543" w:rsidRPr="00CE559D">
        <w:rPr>
          <w:rFonts w:ascii="Times New Roman" w:hAnsi="Times New Roman" w:cs="Times New Roman"/>
          <w:bCs/>
          <w:sz w:val="24"/>
          <w:szCs w:val="24"/>
          <w:rPrChange w:id="9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4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9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%) reported a mixed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9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</w:t>
      </w:r>
      <w:proofErr w:type="spellEnd"/>
      <w:r w:rsidR="00922384" w:rsidRPr="00CE559D">
        <w:rPr>
          <w:rFonts w:ascii="Times New Roman" w:hAnsi="Times New Roman" w:cs="Times New Roman"/>
          <w:bCs/>
          <w:sz w:val="24"/>
          <w:szCs w:val="24"/>
          <w:rPrChange w:id="9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9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922384" w:rsidRPr="00CE559D">
        <w:rPr>
          <w:rFonts w:ascii="Times New Roman" w:hAnsi="Times New Roman" w:cs="Times New Roman"/>
          <w:bCs/>
          <w:sz w:val="24"/>
          <w:szCs w:val="24"/>
          <w:rPrChange w:id="9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system</w:t>
      </w:r>
      <w:r w:rsidR="002A6032" w:rsidRPr="00CE559D">
        <w:rPr>
          <w:rFonts w:ascii="Times New Roman" w:hAnsi="Times New Roman" w:cs="Times New Roman"/>
          <w:bCs/>
          <w:sz w:val="24"/>
          <w:szCs w:val="24"/>
          <w:rPrChange w:id="9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r w:rsidR="00361E26" w:rsidRPr="00CE559D">
        <w:rPr>
          <w:rFonts w:ascii="Times New Roman" w:hAnsi="Times New Roman" w:cs="Times New Roman"/>
          <w:bCs/>
          <w:i/>
          <w:sz w:val="24"/>
          <w:szCs w:val="24"/>
          <w:rPrChange w:id="911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n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9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2A6032" w:rsidRPr="00CE559D">
        <w:rPr>
          <w:rFonts w:ascii="Times New Roman" w:hAnsi="Times New Roman" w:cs="Times New Roman"/>
          <w:bCs/>
          <w:sz w:val="24"/>
          <w:szCs w:val="24"/>
          <w:rPrChange w:id="9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= 9)</w:t>
      </w:r>
      <w:r w:rsidR="00D01A1A" w:rsidRPr="00CE559D">
        <w:rPr>
          <w:rFonts w:ascii="Times New Roman" w:hAnsi="Times New Roman" w:cs="Times New Roman"/>
          <w:bCs/>
          <w:sz w:val="24"/>
          <w:szCs w:val="24"/>
          <w:rPrChange w:id="9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proofErr w:type="spellStart"/>
      <w:r w:rsidR="0056306B" w:rsidRPr="00CE559D">
        <w:rPr>
          <w:rFonts w:ascii="Times New Roman" w:hAnsi="Times New Roman" w:cs="Times New Roman"/>
          <w:bCs/>
          <w:sz w:val="24"/>
          <w:szCs w:val="24"/>
          <w:rPrChange w:id="9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tiestalls</w:t>
      </w:r>
      <w:proofErr w:type="spellEnd"/>
      <w:r w:rsidR="0056306B" w:rsidRPr="00CE559D">
        <w:rPr>
          <w:rFonts w:ascii="Times New Roman" w:hAnsi="Times New Roman" w:cs="Times New Roman"/>
          <w:bCs/>
          <w:sz w:val="24"/>
          <w:szCs w:val="24"/>
          <w:rPrChange w:id="9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using non-wood-based bedding material (</w:t>
      </w:r>
      <w:r w:rsidR="0056306B" w:rsidRPr="00CE559D">
        <w:rPr>
          <w:rFonts w:ascii="Times New Roman" w:hAnsi="Times New Roman" w:cs="Times New Roman"/>
          <w:bCs/>
          <w:i/>
          <w:sz w:val="24"/>
          <w:szCs w:val="24"/>
          <w:rPrChange w:id="917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n</w:t>
      </w:r>
      <w:r w:rsidR="0056306B" w:rsidRPr="00CE559D">
        <w:rPr>
          <w:rFonts w:ascii="Times New Roman" w:hAnsi="Times New Roman" w:cs="Times New Roman"/>
          <w:bCs/>
          <w:sz w:val="24"/>
          <w:szCs w:val="24"/>
          <w:rPrChange w:id="9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=5),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9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r w:rsidR="000D1543" w:rsidRPr="00CE559D">
        <w:rPr>
          <w:rFonts w:ascii="Times New Roman" w:hAnsi="Times New Roman" w:cs="Times New Roman"/>
          <w:bCs/>
          <w:sz w:val="24"/>
          <w:szCs w:val="24"/>
          <w:rPrChange w:id="9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proofErr w:type="spellEnd"/>
      <w:r w:rsidR="000D1543" w:rsidRPr="00CE559D">
        <w:rPr>
          <w:rFonts w:ascii="Times New Roman" w:hAnsi="Times New Roman" w:cs="Times New Roman"/>
          <w:bCs/>
          <w:sz w:val="24"/>
          <w:szCs w:val="24"/>
          <w:rPrChange w:id="9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using both sand and wood (</w:t>
      </w:r>
      <w:r w:rsidR="000D1543" w:rsidRPr="00CE559D">
        <w:rPr>
          <w:rFonts w:ascii="Times New Roman" w:hAnsi="Times New Roman" w:cs="Times New Roman"/>
          <w:bCs/>
          <w:i/>
          <w:sz w:val="24"/>
          <w:szCs w:val="24"/>
          <w:rPrChange w:id="922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n</w:t>
      </w:r>
      <w:r w:rsidR="000D1543" w:rsidRPr="00CE559D">
        <w:rPr>
          <w:rFonts w:ascii="Times New Roman" w:hAnsi="Times New Roman" w:cs="Times New Roman"/>
          <w:bCs/>
          <w:sz w:val="24"/>
          <w:szCs w:val="24"/>
          <w:rPrChange w:id="9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= 4), </w:t>
      </w:r>
      <w:r w:rsidR="00296D56" w:rsidRPr="00CE559D">
        <w:rPr>
          <w:rFonts w:ascii="Times New Roman" w:hAnsi="Times New Roman" w:cs="Times New Roman"/>
          <w:bCs/>
          <w:sz w:val="24"/>
          <w:szCs w:val="24"/>
          <w:rPrChange w:id="9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or 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9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loose housing system </w:t>
      </w:r>
      <w:r w:rsidR="00E404BD" w:rsidRPr="00CE559D">
        <w:rPr>
          <w:rFonts w:ascii="Times New Roman" w:hAnsi="Times New Roman" w:cs="Times New Roman"/>
          <w:bCs/>
          <w:sz w:val="24"/>
          <w:szCs w:val="24"/>
          <w:rPrChange w:id="9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that was not described as </w:t>
      </w:r>
      <w:r w:rsidR="002D1116" w:rsidRPr="00CE559D">
        <w:rPr>
          <w:rFonts w:ascii="Times New Roman" w:hAnsi="Times New Roman" w:cs="Times New Roman"/>
          <w:bCs/>
          <w:sz w:val="24"/>
          <w:szCs w:val="24"/>
          <w:rPrChange w:id="9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</w:t>
      </w:r>
      <w:r w:rsidR="00E404BD" w:rsidRPr="00CE559D">
        <w:rPr>
          <w:rFonts w:ascii="Times New Roman" w:hAnsi="Times New Roman" w:cs="Times New Roman"/>
          <w:bCs/>
          <w:sz w:val="24"/>
          <w:szCs w:val="24"/>
          <w:rPrChange w:id="9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bedded pack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9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</w:t>
      </w:r>
      <w:r w:rsidR="002D1116" w:rsidRPr="00CE559D">
        <w:rPr>
          <w:rFonts w:ascii="Times New Roman" w:hAnsi="Times New Roman" w:cs="Times New Roman"/>
          <w:bCs/>
          <w:sz w:val="24"/>
          <w:szCs w:val="24"/>
          <w:rPrChange w:id="9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was 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9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bedded with wood products</w:t>
      </w:r>
      <w:r w:rsidR="00E404BD" w:rsidRPr="00CE559D">
        <w:rPr>
          <w:rFonts w:ascii="Times New Roman" w:hAnsi="Times New Roman" w:cs="Times New Roman"/>
          <w:bCs/>
          <w:sz w:val="24"/>
          <w:szCs w:val="24"/>
          <w:rPrChange w:id="9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9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r w:rsidR="00361E26" w:rsidRPr="00CE559D">
        <w:rPr>
          <w:rFonts w:ascii="Times New Roman" w:hAnsi="Times New Roman" w:cs="Times New Roman"/>
          <w:bCs/>
          <w:i/>
          <w:sz w:val="24"/>
          <w:szCs w:val="24"/>
          <w:rPrChange w:id="934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n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9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805253" w:rsidRPr="00CE559D">
        <w:rPr>
          <w:rFonts w:ascii="Times New Roman" w:hAnsi="Times New Roman" w:cs="Times New Roman"/>
          <w:bCs/>
          <w:sz w:val="24"/>
          <w:szCs w:val="24"/>
          <w:rPrChange w:id="9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= 3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9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).</w:t>
      </w:r>
      <w:r w:rsidR="00562AF8" w:rsidRPr="00CE559D">
        <w:rPr>
          <w:rFonts w:ascii="Times New Roman" w:hAnsi="Times New Roman" w:cs="Times New Roman"/>
          <w:bCs/>
          <w:sz w:val="24"/>
          <w:szCs w:val="24"/>
          <w:rPrChange w:id="9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6FC8BB9" w14:textId="679BDEBA" w:rsidR="00DA0B56" w:rsidRPr="00CE559D" w:rsidRDefault="00DA0B56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9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9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BF4A2B" w:rsidRPr="00CE559D">
        <w:rPr>
          <w:rFonts w:ascii="Times New Roman" w:hAnsi="Times New Roman" w:cs="Times New Roman"/>
          <w:bCs/>
          <w:sz w:val="24"/>
          <w:szCs w:val="24"/>
          <w:rPrChange w:id="9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</w:t>
      </w:r>
      <w:r w:rsidRPr="00CE559D">
        <w:rPr>
          <w:rFonts w:ascii="Times New Roman" w:hAnsi="Times New Roman" w:cs="Times New Roman"/>
          <w:bCs/>
          <w:sz w:val="24"/>
          <w:szCs w:val="24"/>
          <w:rPrChange w:id="9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erds using bedded pack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9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r w:rsidRPr="00CE559D">
        <w:rPr>
          <w:rFonts w:ascii="Times New Roman" w:hAnsi="Times New Roman" w:cs="Times New Roman"/>
          <w:bCs/>
          <w:sz w:val="24"/>
          <w:szCs w:val="24"/>
          <w:rPrChange w:id="9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BF4A2B" w:rsidRPr="00CE559D">
        <w:rPr>
          <w:rFonts w:ascii="Times New Roman" w:hAnsi="Times New Roman" w:cs="Times New Roman"/>
          <w:bCs/>
          <w:sz w:val="24"/>
          <w:szCs w:val="24"/>
          <w:rPrChange w:id="9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had the </w:t>
      </w:r>
      <w:r w:rsidRPr="00CE559D">
        <w:rPr>
          <w:rFonts w:ascii="Times New Roman" w:hAnsi="Times New Roman" w:cs="Times New Roman"/>
          <w:bCs/>
          <w:sz w:val="24"/>
          <w:szCs w:val="24"/>
          <w:rPrChange w:id="9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most 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9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variation in </w:t>
      </w:r>
      <w:r w:rsidR="00BF4A2B" w:rsidRPr="00CE559D">
        <w:rPr>
          <w:rFonts w:ascii="Times New Roman" w:hAnsi="Times New Roman" w:cs="Times New Roman"/>
          <w:bCs/>
          <w:sz w:val="24"/>
          <w:szCs w:val="24"/>
          <w:rPrChange w:id="9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bedding and housing management practices</w:t>
      </w:r>
      <w:r w:rsidRPr="00CE559D">
        <w:rPr>
          <w:rFonts w:ascii="Times New Roman" w:hAnsi="Times New Roman" w:cs="Times New Roman"/>
          <w:bCs/>
          <w:sz w:val="24"/>
          <w:szCs w:val="24"/>
          <w:rPrChange w:id="9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 “</w:t>
      </w:r>
      <w:r w:rsidR="0097525E" w:rsidRPr="00CE559D">
        <w:rPr>
          <w:rFonts w:ascii="Times New Roman" w:hAnsi="Times New Roman" w:cs="Times New Roman"/>
          <w:bCs/>
          <w:sz w:val="24"/>
          <w:szCs w:val="24"/>
          <w:rPrChange w:id="9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</w:t>
      </w:r>
      <w:r w:rsidRPr="00CE559D">
        <w:rPr>
          <w:rFonts w:ascii="Times New Roman" w:hAnsi="Times New Roman" w:cs="Times New Roman"/>
          <w:bCs/>
          <w:sz w:val="24"/>
          <w:szCs w:val="24"/>
          <w:rPrChange w:id="9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ixed” housing systems</w:t>
      </w:r>
      <w:r w:rsidR="002D1116" w:rsidRPr="00CE559D">
        <w:rPr>
          <w:rFonts w:ascii="Times New Roman" w:hAnsi="Times New Roman" w:cs="Times New Roman"/>
          <w:bCs/>
          <w:sz w:val="24"/>
          <w:szCs w:val="24"/>
          <w:rPrChange w:id="9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using</w:t>
      </w:r>
      <w:r w:rsidRPr="00CE559D">
        <w:rPr>
          <w:rFonts w:ascii="Times New Roman" w:hAnsi="Times New Roman" w:cs="Times New Roman"/>
          <w:bCs/>
          <w:sz w:val="24"/>
          <w:szCs w:val="24"/>
          <w:rPrChange w:id="9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bedded packs in combination with another style </w:t>
      </w:r>
      <w:r w:rsidR="000C1A04" w:rsidRPr="00CE559D">
        <w:rPr>
          <w:rFonts w:ascii="Times New Roman" w:hAnsi="Times New Roman" w:cs="Times New Roman"/>
          <w:bCs/>
          <w:sz w:val="24"/>
          <w:szCs w:val="24"/>
          <w:rPrChange w:id="9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were </w:t>
      </w:r>
      <w:r w:rsidRPr="00CE559D">
        <w:rPr>
          <w:rFonts w:ascii="Times New Roman" w:hAnsi="Times New Roman" w:cs="Times New Roman"/>
          <w:bCs/>
          <w:sz w:val="24"/>
          <w:szCs w:val="24"/>
          <w:rPrChange w:id="9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common</w:t>
      </w:r>
      <w:commentRangeStart w:id="956"/>
      <w:del w:id="957" w:author="Caitlin Jeffrey" w:date="2020-10-09T08:28:00Z">
        <w:r w:rsidRPr="00CE559D" w:rsidDel="00A0337B">
          <w:rPr>
            <w:rFonts w:ascii="Times New Roman" w:hAnsi="Times New Roman" w:cs="Times New Roman"/>
            <w:bCs/>
            <w:sz w:val="24"/>
            <w:szCs w:val="24"/>
            <w:rPrChange w:id="95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. Clarifying the extent of these mixed or hybrid housing systems and the reasons for their use might be a direction for future study</w:delText>
        </w:r>
      </w:del>
      <w:commentRangeEnd w:id="956"/>
      <w:r w:rsidR="00A0337B">
        <w:rPr>
          <w:rStyle w:val="CommentReference"/>
        </w:rPr>
        <w:commentReference w:id="956"/>
      </w:r>
      <w:r w:rsidRPr="00A0337B">
        <w:rPr>
          <w:rFonts w:ascii="Times New Roman" w:hAnsi="Times New Roman" w:cs="Times New Roman"/>
          <w:bCs/>
          <w:sz w:val="24"/>
          <w:szCs w:val="24"/>
        </w:rPr>
        <w:t>.</w:t>
      </w:r>
      <w:r w:rsidR="00D94FA1" w:rsidRPr="002E03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9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As discussed above, to </w:t>
      </w:r>
      <w:r w:rsidR="00311662" w:rsidRPr="00CE559D">
        <w:rPr>
          <w:rFonts w:ascii="Times New Roman" w:hAnsi="Times New Roman" w:cs="Times New Roman"/>
          <w:bCs/>
          <w:sz w:val="24"/>
          <w:szCs w:val="24"/>
          <w:rPrChange w:id="9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encourage a high response rate, questions were designed to be brief and targeted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9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which restricted the information provided in responses</w:t>
      </w:r>
      <w:r w:rsidR="00311662" w:rsidRPr="00CE559D">
        <w:rPr>
          <w:rFonts w:ascii="Times New Roman" w:hAnsi="Times New Roman" w:cs="Times New Roman"/>
          <w:bCs/>
          <w:sz w:val="24"/>
          <w:szCs w:val="24"/>
          <w:rPrChange w:id="9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 For example, b</w:t>
      </w:r>
      <w:r w:rsidR="0097525E" w:rsidRPr="00CE559D">
        <w:rPr>
          <w:rFonts w:ascii="Times New Roman" w:hAnsi="Times New Roman" w:cs="Times New Roman"/>
          <w:bCs/>
          <w:sz w:val="24"/>
          <w:szCs w:val="24"/>
          <w:rPrChange w:id="9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ecause it is always constructed in an open floor plan barn</w:t>
      </w:r>
      <w:r w:rsidR="002A6032" w:rsidRPr="00CE559D">
        <w:rPr>
          <w:rFonts w:ascii="Times New Roman" w:hAnsi="Times New Roman" w:cs="Times New Roman"/>
          <w:bCs/>
          <w:sz w:val="24"/>
          <w:szCs w:val="24"/>
          <w:rPrChange w:id="9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we chose to include “bedded pack”</w:t>
      </w:r>
      <w:r w:rsidR="00644994" w:rsidRPr="00CE559D">
        <w:rPr>
          <w:rFonts w:ascii="Times New Roman" w:hAnsi="Times New Roman" w:cs="Times New Roman"/>
          <w:bCs/>
          <w:sz w:val="24"/>
          <w:szCs w:val="24"/>
          <w:rPrChange w:id="9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as a housing style</w:t>
      </w:r>
      <w:r w:rsidR="0097525E" w:rsidRPr="00CE559D">
        <w:rPr>
          <w:rFonts w:ascii="Times New Roman" w:hAnsi="Times New Roman" w:cs="Times New Roman"/>
          <w:bCs/>
          <w:sz w:val="24"/>
          <w:szCs w:val="24"/>
          <w:rPrChange w:id="9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rather than ask about loose housing and </w:t>
      </w:r>
      <w:r w:rsidR="00311662" w:rsidRPr="00CE559D">
        <w:rPr>
          <w:rFonts w:ascii="Times New Roman" w:hAnsi="Times New Roman" w:cs="Times New Roman"/>
          <w:bCs/>
          <w:sz w:val="24"/>
          <w:szCs w:val="24"/>
          <w:rPrChange w:id="9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then</w:t>
      </w:r>
      <w:r w:rsidR="0097525E" w:rsidRPr="00CE559D">
        <w:rPr>
          <w:rFonts w:ascii="Times New Roman" w:hAnsi="Times New Roman" w:cs="Times New Roman"/>
          <w:bCs/>
          <w:sz w:val="24"/>
          <w:szCs w:val="24"/>
          <w:rPrChange w:id="9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clarify if it was managed as a bedded pack. </w:t>
      </w:r>
      <w:r w:rsidR="00965AEF" w:rsidRPr="00CE559D">
        <w:rPr>
          <w:rFonts w:ascii="Times New Roman" w:hAnsi="Times New Roman" w:cs="Times New Roman"/>
          <w:bCs/>
          <w:sz w:val="24"/>
          <w:szCs w:val="24"/>
          <w:rPrChange w:id="9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Furthermore, </w:t>
      </w:r>
      <w:r w:rsidR="00250304" w:rsidRPr="00CE559D">
        <w:rPr>
          <w:rFonts w:ascii="Times New Roman" w:hAnsi="Times New Roman" w:cs="Times New Roman"/>
          <w:bCs/>
          <w:sz w:val="24"/>
          <w:szCs w:val="24"/>
          <w:rPrChange w:id="9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while respondents were able to select more than one bedding or housing type, </w:t>
      </w:r>
      <w:r w:rsidR="00B70622" w:rsidRPr="00CE559D">
        <w:rPr>
          <w:rFonts w:ascii="Times New Roman" w:hAnsi="Times New Roman" w:cs="Times New Roman"/>
          <w:bCs/>
          <w:sz w:val="24"/>
          <w:szCs w:val="24"/>
          <w:rPrChange w:id="9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there was an open component to this question where respondents could</w:t>
      </w:r>
      <w:r w:rsidR="00250304" w:rsidRPr="00CE559D">
        <w:rPr>
          <w:rFonts w:ascii="Times New Roman" w:hAnsi="Times New Roman" w:cs="Times New Roman"/>
          <w:bCs/>
          <w:sz w:val="24"/>
          <w:szCs w:val="24"/>
          <w:rPrChange w:id="9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write a short response specifying which bedding was associated with which housing type.</w:t>
      </w:r>
      <w:r w:rsidR="00965AEF" w:rsidRPr="00CE559D">
        <w:rPr>
          <w:rFonts w:ascii="Times New Roman" w:hAnsi="Times New Roman" w:cs="Times New Roman"/>
          <w:bCs/>
          <w:sz w:val="24"/>
          <w:szCs w:val="24"/>
          <w:rPrChange w:id="9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7525E" w:rsidRPr="00CE559D">
        <w:rPr>
          <w:rFonts w:ascii="Times New Roman" w:hAnsi="Times New Roman" w:cs="Times New Roman"/>
          <w:bCs/>
          <w:sz w:val="24"/>
          <w:szCs w:val="24"/>
          <w:rPrChange w:id="9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While this had the effect of shortening the survey, it may have introduced some</w:t>
      </w:r>
      <w:r w:rsidR="00965AEF" w:rsidRPr="00CE559D">
        <w:rPr>
          <w:rFonts w:ascii="Times New Roman" w:hAnsi="Times New Roman" w:cs="Times New Roman"/>
          <w:bCs/>
          <w:sz w:val="24"/>
          <w:szCs w:val="24"/>
          <w:rPrChange w:id="9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confusion </w:t>
      </w:r>
      <w:r w:rsidR="00497C2C" w:rsidRPr="00CE559D">
        <w:rPr>
          <w:rFonts w:ascii="Times New Roman" w:hAnsi="Times New Roman" w:cs="Times New Roman"/>
          <w:bCs/>
          <w:sz w:val="24"/>
          <w:szCs w:val="24"/>
          <w:rPrChange w:id="9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among respondents</w:t>
      </w:r>
      <w:r w:rsidR="00965AEF" w:rsidRPr="00CE559D">
        <w:rPr>
          <w:rFonts w:ascii="Times New Roman" w:hAnsi="Times New Roman" w:cs="Times New Roman"/>
          <w:bCs/>
          <w:sz w:val="24"/>
          <w:szCs w:val="24"/>
          <w:rPrChange w:id="9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who had multiple </w:t>
      </w:r>
      <w:r w:rsidR="00250304" w:rsidRPr="00CE559D">
        <w:rPr>
          <w:rFonts w:ascii="Times New Roman" w:hAnsi="Times New Roman" w:cs="Times New Roman"/>
          <w:bCs/>
          <w:sz w:val="24"/>
          <w:szCs w:val="24"/>
          <w:rPrChange w:id="9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housing and or bedding types,</w:t>
      </w:r>
      <w:r w:rsidR="00965AEF" w:rsidRPr="00CE559D">
        <w:rPr>
          <w:rFonts w:ascii="Times New Roman" w:hAnsi="Times New Roman" w:cs="Times New Roman"/>
          <w:bCs/>
          <w:sz w:val="24"/>
          <w:szCs w:val="24"/>
          <w:rPrChange w:id="9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 loose housing systems</w:t>
      </w:r>
      <w:r w:rsidR="00497C2C" w:rsidRPr="00CE559D">
        <w:rPr>
          <w:rFonts w:ascii="Times New Roman" w:hAnsi="Times New Roman" w:cs="Times New Roman"/>
          <w:bCs/>
          <w:sz w:val="24"/>
          <w:szCs w:val="24"/>
          <w:rPrChange w:id="9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introducing potential measurement error. </w:t>
      </w:r>
      <w:r w:rsidR="00965AEF" w:rsidRPr="00CE559D">
        <w:rPr>
          <w:rFonts w:ascii="Times New Roman" w:hAnsi="Times New Roman" w:cs="Times New Roman"/>
          <w:bCs/>
          <w:sz w:val="24"/>
          <w:szCs w:val="24"/>
          <w:rPrChange w:id="9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E766B" w:rsidRPr="00CE559D">
        <w:rPr>
          <w:rFonts w:ascii="Times New Roman" w:hAnsi="Times New Roman" w:cs="Times New Roman"/>
          <w:bCs/>
          <w:sz w:val="24"/>
          <w:szCs w:val="24"/>
          <w:rPrChange w:id="9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No respondent</w:t>
      </w:r>
      <w:r w:rsidR="00250304" w:rsidRPr="00CE559D">
        <w:rPr>
          <w:rFonts w:ascii="Times New Roman" w:hAnsi="Times New Roman" w:cs="Times New Roman"/>
          <w:bCs/>
          <w:sz w:val="24"/>
          <w:szCs w:val="24"/>
          <w:rPrChange w:id="9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who selected multiple housing and bedding strategies </w:t>
      </w:r>
      <w:r w:rsidR="009E766B" w:rsidRPr="00CE559D">
        <w:rPr>
          <w:rFonts w:ascii="Times New Roman" w:hAnsi="Times New Roman" w:cs="Times New Roman"/>
          <w:bCs/>
          <w:sz w:val="24"/>
          <w:szCs w:val="24"/>
          <w:rPrChange w:id="9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was</w:t>
      </w:r>
      <w:r w:rsidR="00250304" w:rsidRPr="00CE559D">
        <w:rPr>
          <w:rFonts w:ascii="Times New Roman" w:hAnsi="Times New Roman" w:cs="Times New Roman"/>
          <w:bCs/>
          <w:sz w:val="24"/>
          <w:szCs w:val="24"/>
          <w:rPrChange w:id="9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specific about which bedding was used in each housing type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9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highlighting a limitation of the current survey method and format</w:t>
      </w:r>
      <w:r w:rsidR="00250304" w:rsidRPr="00CE559D">
        <w:rPr>
          <w:rFonts w:ascii="Times New Roman" w:hAnsi="Times New Roman" w:cs="Times New Roman"/>
          <w:bCs/>
          <w:sz w:val="24"/>
          <w:szCs w:val="24"/>
          <w:rPrChange w:id="9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9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Future surveys could incorporate alternative methods (e.g.</w:t>
      </w:r>
      <w:r w:rsidR="003E59FB" w:rsidRPr="00CE559D">
        <w:rPr>
          <w:rFonts w:ascii="Times New Roman" w:hAnsi="Times New Roman" w:cs="Times New Roman"/>
          <w:bCs/>
          <w:sz w:val="24"/>
          <w:szCs w:val="24"/>
          <w:rPrChange w:id="9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9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interview questionnaires) or questionnaire </w:t>
      </w:r>
      <w:r w:rsidR="00A332C9" w:rsidRPr="00CE559D">
        <w:rPr>
          <w:rFonts w:ascii="Times New Roman" w:hAnsi="Times New Roman" w:cs="Times New Roman"/>
          <w:bCs/>
          <w:sz w:val="24"/>
          <w:szCs w:val="24"/>
          <w:rPrChange w:id="9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designs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9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that </w:t>
      </w:r>
      <w:r w:rsidR="00194EBE" w:rsidRPr="00CE559D">
        <w:rPr>
          <w:rFonts w:ascii="Times New Roman" w:hAnsi="Times New Roman" w:cs="Times New Roman"/>
          <w:bCs/>
          <w:sz w:val="24"/>
          <w:szCs w:val="24"/>
          <w:rPrChange w:id="9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allow respondents to </w:t>
      </w:r>
      <w:r w:rsidR="00243609" w:rsidRPr="00CE559D">
        <w:rPr>
          <w:rFonts w:ascii="Times New Roman" w:hAnsi="Times New Roman" w:cs="Times New Roman"/>
          <w:bCs/>
          <w:sz w:val="24"/>
          <w:szCs w:val="24"/>
          <w:rPrChange w:id="9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pr</w:t>
      </w:r>
      <w:r w:rsidR="00194EBE" w:rsidRPr="00CE559D">
        <w:rPr>
          <w:rFonts w:ascii="Times New Roman" w:hAnsi="Times New Roman" w:cs="Times New Roman"/>
          <w:bCs/>
          <w:sz w:val="24"/>
          <w:szCs w:val="24"/>
          <w:rPrChange w:id="9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ovide more </w:t>
      </w:r>
      <w:r w:rsidR="00A332C9" w:rsidRPr="00CE559D">
        <w:rPr>
          <w:rFonts w:ascii="Times New Roman" w:hAnsi="Times New Roman" w:cs="Times New Roman"/>
          <w:bCs/>
          <w:sz w:val="24"/>
          <w:szCs w:val="24"/>
          <w:rPrChange w:id="9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detailed information. </w:t>
      </w:r>
      <w:del w:id="997" w:author="Deborah Neher" w:date="2020-09-20T08:06:00Z">
        <w:r w:rsidR="00A332C9" w:rsidRPr="00CE559D" w:rsidDel="005C13F9">
          <w:rPr>
            <w:rFonts w:ascii="Times New Roman" w:hAnsi="Times New Roman" w:cs="Times New Roman"/>
            <w:bCs/>
            <w:sz w:val="24"/>
            <w:szCs w:val="24"/>
            <w:rPrChange w:id="99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From</w:delText>
        </w:r>
        <w:r w:rsidR="00194EBE" w:rsidRPr="00CE559D" w:rsidDel="005C13F9">
          <w:rPr>
            <w:rFonts w:ascii="Times New Roman" w:hAnsi="Times New Roman" w:cs="Times New Roman"/>
            <w:bCs/>
            <w:sz w:val="24"/>
            <w:szCs w:val="24"/>
            <w:rPrChange w:id="99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ins w:id="1000" w:author="Deborah Neher" w:date="2020-09-20T08:06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00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Given </w:t>
        </w:r>
      </w:ins>
      <w:r w:rsidR="00194EBE" w:rsidRPr="00CE559D">
        <w:rPr>
          <w:rFonts w:ascii="Times New Roman" w:hAnsi="Times New Roman" w:cs="Times New Roman"/>
          <w:bCs/>
          <w:sz w:val="24"/>
          <w:szCs w:val="24"/>
          <w:rPrChange w:id="10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</w:t>
      </w:r>
      <w:ins w:id="1003" w:author="Deborah Neher" w:date="2020-09-20T08:06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00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high response rate</w:t>
        </w:r>
      </w:ins>
      <w:ins w:id="1005" w:author="Deborah Neher" w:date="2020-09-20T08:07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00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of the </w:t>
        </w:r>
      </w:ins>
      <w:r w:rsidR="00194EBE" w:rsidRPr="00CE559D">
        <w:rPr>
          <w:rFonts w:ascii="Times New Roman" w:hAnsi="Times New Roman" w:cs="Times New Roman"/>
          <w:bCs/>
          <w:sz w:val="24"/>
          <w:szCs w:val="24"/>
          <w:rPrChange w:id="10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current survey</w:t>
      </w:r>
      <w:ins w:id="1008" w:author="Deborah Neher" w:date="2020-09-20T08:04:00Z">
        <w:r w:rsidR="00514E7A" w:rsidRPr="00CE559D">
          <w:rPr>
            <w:rFonts w:ascii="Times New Roman" w:hAnsi="Times New Roman" w:cs="Times New Roman"/>
            <w:bCs/>
            <w:sz w:val="24"/>
            <w:szCs w:val="24"/>
            <w:rPrChange w:id="100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,</w:t>
        </w:r>
      </w:ins>
      <w:r w:rsidR="00194EBE" w:rsidRPr="00CE559D">
        <w:rPr>
          <w:rFonts w:ascii="Times New Roman" w:hAnsi="Times New Roman" w:cs="Times New Roman"/>
          <w:bCs/>
          <w:sz w:val="24"/>
          <w:szCs w:val="24"/>
          <w:rPrChange w:id="10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we </w:t>
      </w:r>
      <w:ins w:id="1011" w:author="Deborah Neher" w:date="2020-09-20T08:07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01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trust </w:t>
        </w:r>
      </w:ins>
      <w:del w:id="1013" w:author="Deborah Neher" w:date="2020-09-20T08:07:00Z">
        <w:r w:rsidR="00194EBE" w:rsidRPr="00CE559D" w:rsidDel="005C13F9">
          <w:rPr>
            <w:rFonts w:ascii="Times New Roman" w:hAnsi="Times New Roman" w:cs="Times New Roman"/>
            <w:bCs/>
            <w:sz w:val="24"/>
            <w:szCs w:val="24"/>
            <w:rPrChange w:id="101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believe we have </w:delText>
        </w:r>
        <w:r w:rsidR="00D83481" w:rsidRPr="00CE559D" w:rsidDel="005C13F9">
          <w:rPr>
            <w:rFonts w:ascii="Times New Roman" w:hAnsi="Times New Roman" w:cs="Times New Roman"/>
            <w:bCs/>
            <w:sz w:val="24"/>
            <w:szCs w:val="24"/>
            <w:rPrChange w:id="101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obtained reasonable</w:delText>
        </w:r>
      </w:del>
      <w:ins w:id="1016" w:author="Deborah Neher" w:date="2020-09-20T08:07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01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the</w:t>
        </w:r>
      </w:ins>
      <w:r w:rsidR="00D83481" w:rsidRPr="00CE559D">
        <w:rPr>
          <w:rFonts w:ascii="Times New Roman" w:hAnsi="Times New Roman" w:cs="Times New Roman"/>
          <w:bCs/>
          <w:sz w:val="24"/>
          <w:szCs w:val="24"/>
          <w:rPrChange w:id="10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estimate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of </w:t>
      </w:r>
      <w:del w:id="1021" w:author="Deborah Neher" w:date="2020-09-20T08:07:00Z">
        <w:r w:rsidR="00D83481" w:rsidRPr="00CE559D" w:rsidDel="005C13F9">
          <w:rPr>
            <w:rFonts w:ascii="Times New Roman" w:hAnsi="Times New Roman" w:cs="Times New Roman"/>
            <w:bCs/>
            <w:sz w:val="24"/>
            <w:szCs w:val="24"/>
            <w:rPrChange w:id="102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the approximate frequency of </w:delText>
        </w:r>
      </w:del>
      <w:r w:rsidR="009E766B" w:rsidRPr="00CE559D">
        <w:rPr>
          <w:rFonts w:ascii="Times New Roman" w:hAnsi="Times New Roman" w:cs="Times New Roman"/>
          <w:bCs/>
          <w:sz w:val="24"/>
          <w:szCs w:val="24"/>
          <w:rPrChange w:id="10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</w:t>
      </w:r>
      <w:r w:rsidR="008276E5" w:rsidRPr="00CE559D">
        <w:rPr>
          <w:rFonts w:ascii="Times New Roman" w:hAnsi="Times New Roman" w:cs="Times New Roman"/>
          <w:bCs/>
          <w:sz w:val="24"/>
          <w:szCs w:val="24"/>
          <w:rPrChange w:id="10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three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most common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housing and bedding types used on organic dairy farms in Vermont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0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proofErr w:type="spellEnd"/>
      <w:r w:rsidR="002337D2" w:rsidRPr="00CE559D">
        <w:rPr>
          <w:rFonts w:ascii="Times New Roman" w:hAnsi="Times New Roman" w:cs="Times New Roman"/>
          <w:bCs/>
          <w:sz w:val="24"/>
          <w:szCs w:val="24"/>
          <w:rPrChange w:id="10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 wood products, </w:t>
      </w:r>
      <w:proofErr w:type="spellStart"/>
      <w:r w:rsidR="002337D2" w:rsidRPr="00CE559D">
        <w:rPr>
          <w:rFonts w:ascii="Times New Roman" w:hAnsi="Times New Roman" w:cs="Times New Roman"/>
          <w:bCs/>
          <w:sz w:val="24"/>
          <w:szCs w:val="24"/>
          <w:rPrChange w:id="10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freestalls</w:t>
      </w:r>
      <w:proofErr w:type="spellEnd"/>
      <w:r w:rsidR="002337D2" w:rsidRPr="00CE559D">
        <w:rPr>
          <w:rFonts w:ascii="Times New Roman" w:hAnsi="Times New Roman" w:cs="Times New Roman"/>
          <w:bCs/>
          <w:sz w:val="24"/>
          <w:szCs w:val="24"/>
          <w:rPrChange w:id="10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 wood products or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0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proofErr w:type="spellEnd"/>
      <w:r w:rsidR="002337D2" w:rsidRPr="00CE559D">
        <w:rPr>
          <w:rFonts w:ascii="Times New Roman" w:hAnsi="Times New Roman" w:cs="Times New Roman"/>
          <w:bCs/>
          <w:sz w:val="24"/>
          <w:szCs w:val="24"/>
          <w:rPrChange w:id="10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 sand)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and have identified 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some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challenge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 characterizing 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housing and 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bedding management 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>practices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on farms that did not fit these categories</w:t>
      </w:r>
      <w:r w:rsidR="00D83481" w:rsidRPr="00CE559D">
        <w:rPr>
          <w:rFonts w:ascii="Times New Roman" w:hAnsi="Times New Roman" w:cs="Times New Roman"/>
          <w:bCs/>
          <w:sz w:val="24"/>
          <w:szCs w:val="24"/>
          <w:rPrChange w:id="10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which </w:t>
      </w:r>
      <w:r w:rsidR="002337D2" w:rsidRPr="00CE559D">
        <w:rPr>
          <w:rFonts w:ascii="Times New Roman" w:hAnsi="Times New Roman" w:cs="Times New Roman"/>
          <w:bCs/>
          <w:sz w:val="24"/>
          <w:szCs w:val="24"/>
          <w:rPrChange w:id="10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were approximately 30% of </w:t>
      </w:r>
      <w:r w:rsidR="00381B3B" w:rsidRPr="00CE559D">
        <w:rPr>
          <w:rFonts w:ascii="Times New Roman" w:hAnsi="Times New Roman" w:cs="Times New Roman"/>
          <w:bCs/>
          <w:sz w:val="24"/>
          <w:szCs w:val="24"/>
          <w:rPrChange w:id="10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respondents</w:t>
      </w:r>
      <w:r w:rsidR="005A4032" w:rsidRPr="00CE559D">
        <w:rPr>
          <w:rFonts w:ascii="Times New Roman" w:hAnsi="Times New Roman" w:cs="Times New Roman"/>
          <w:bCs/>
          <w:sz w:val="24"/>
          <w:szCs w:val="24"/>
          <w:rPrChange w:id="10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and includ</w:t>
      </w:r>
      <w:r w:rsidR="009E766B" w:rsidRPr="00CE559D">
        <w:rPr>
          <w:rFonts w:ascii="Times New Roman" w:hAnsi="Times New Roman" w:cs="Times New Roman"/>
          <w:bCs/>
          <w:sz w:val="24"/>
          <w:szCs w:val="24"/>
          <w:rPrChange w:id="10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ed</w:t>
      </w:r>
      <w:r w:rsidR="005A4032" w:rsidRPr="00CE559D">
        <w:rPr>
          <w:rFonts w:ascii="Times New Roman" w:hAnsi="Times New Roman" w:cs="Times New Roman"/>
          <w:bCs/>
          <w:sz w:val="24"/>
          <w:szCs w:val="24"/>
          <w:rPrChange w:id="10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farms using</w:t>
      </w:r>
      <w:r w:rsidR="00D97344" w:rsidRPr="00CE559D">
        <w:rPr>
          <w:rFonts w:ascii="Times New Roman" w:hAnsi="Times New Roman" w:cs="Times New Roman"/>
          <w:bCs/>
          <w:sz w:val="24"/>
          <w:szCs w:val="24"/>
          <w:rPrChange w:id="10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solely</w:t>
      </w:r>
      <w:r w:rsidR="005A4032" w:rsidRPr="00CE559D">
        <w:rPr>
          <w:rFonts w:ascii="Times New Roman" w:hAnsi="Times New Roman" w:cs="Times New Roman"/>
          <w:bCs/>
          <w:sz w:val="24"/>
          <w:szCs w:val="24"/>
          <w:rPrChange w:id="10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bedded</w:t>
      </w:r>
      <w:ins w:id="1053" w:author="Caitlin Jeffrey" w:date="2020-10-09T08:29:00Z">
        <w:r w:rsidR="00A0337B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del w:id="1054" w:author="Caitlin Jeffrey" w:date="2020-10-09T08:29:00Z">
        <w:r w:rsidR="005A4032" w:rsidRPr="00CE559D" w:rsidDel="00A0337B">
          <w:rPr>
            <w:rFonts w:ascii="Times New Roman" w:hAnsi="Times New Roman" w:cs="Times New Roman"/>
            <w:bCs/>
            <w:sz w:val="24"/>
            <w:szCs w:val="24"/>
            <w:rPrChange w:id="105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-</w:delText>
        </w:r>
      </w:del>
      <w:r w:rsidR="005A4032" w:rsidRPr="00CE559D">
        <w:rPr>
          <w:rFonts w:ascii="Times New Roman" w:hAnsi="Times New Roman" w:cs="Times New Roman"/>
          <w:bCs/>
          <w:sz w:val="24"/>
          <w:szCs w:val="24"/>
          <w:rPrChange w:id="10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pack housing systems.</w:t>
      </w:r>
    </w:p>
    <w:p w14:paraId="246D4841" w14:textId="36E85149" w:rsidR="003D461F" w:rsidRPr="00CE559D" w:rsidRDefault="003D461F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0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10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r w:rsidR="00AD5937" w:rsidRPr="00CE559D">
        <w:rPr>
          <w:rFonts w:ascii="Times New Roman" w:hAnsi="Times New Roman" w:cs="Times New Roman"/>
          <w:bCs/>
          <w:sz w:val="24"/>
          <w:szCs w:val="24"/>
          <w:rPrChange w:id="10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r w:rsidR="00AA019B" w:rsidRPr="00CE559D">
        <w:rPr>
          <w:rFonts w:ascii="Times New Roman" w:hAnsi="Times New Roman" w:cs="Times New Roman"/>
          <w:bCs/>
          <w:sz w:val="24"/>
          <w:szCs w:val="24"/>
          <w:rPrChange w:id="10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urvey </w:t>
      </w:r>
      <w:r w:rsidR="00AD5937" w:rsidRPr="00CE559D">
        <w:rPr>
          <w:rFonts w:ascii="Times New Roman" w:hAnsi="Times New Roman" w:cs="Times New Roman"/>
          <w:bCs/>
          <w:sz w:val="24"/>
          <w:szCs w:val="24"/>
          <w:rPrChange w:id="10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administration </w:t>
      </w:r>
      <w:r w:rsidR="00AA019B" w:rsidRPr="00CE559D">
        <w:rPr>
          <w:rFonts w:ascii="Times New Roman" w:hAnsi="Times New Roman" w:cs="Times New Roman"/>
          <w:bCs/>
          <w:sz w:val="24"/>
          <w:szCs w:val="24"/>
          <w:rPrChange w:id="10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type </w:t>
      </w:r>
      <w:r w:rsidR="00AD5937" w:rsidRPr="00CE559D">
        <w:rPr>
          <w:rFonts w:ascii="Times New Roman" w:hAnsi="Times New Roman" w:cs="Times New Roman"/>
          <w:bCs/>
          <w:sz w:val="24"/>
          <w:szCs w:val="24"/>
          <w:rPrChange w:id="10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was associated with</w:t>
      </w:r>
      <w:r w:rsidR="00AA019B" w:rsidRPr="00CE559D">
        <w:rPr>
          <w:rFonts w:ascii="Times New Roman" w:hAnsi="Times New Roman" w:cs="Times New Roman"/>
          <w:bCs/>
          <w:sz w:val="24"/>
          <w:szCs w:val="24"/>
          <w:rPrChange w:id="10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AD5937" w:rsidRPr="00CE559D">
        <w:rPr>
          <w:rFonts w:ascii="Times New Roman" w:hAnsi="Times New Roman" w:cs="Times New Roman"/>
          <w:bCs/>
          <w:sz w:val="24"/>
          <w:szCs w:val="24"/>
          <w:rPrChange w:id="10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housing/bedding system (</w:t>
      </w:r>
      <w:r w:rsidR="002F3D85" w:rsidRPr="00CE559D">
        <w:rPr>
          <w:rFonts w:ascii="Times New Roman" w:hAnsi="Times New Roman" w:cs="Times New Roman"/>
          <w:bCs/>
          <w:sz w:val="24"/>
          <w:szCs w:val="24"/>
          <w:rPrChange w:id="10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chi-square = 21.68, </w:t>
      </w:r>
      <w:r w:rsidR="00AD5937" w:rsidRPr="00CE559D">
        <w:rPr>
          <w:rFonts w:ascii="Times New Roman" w:hAnsi="Times New Roman" w:cs="Times New Roman"/>
          <w:bCs/>
          <w:i/>
          <w:sz w:val="24"/>
          <w:szCs w:val="24"/>
          <w:rPrChange w:id="1067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P</w:t>
      </w:r>
      <w:r w:rsidR="00BD298E" w:rsidRPr="00CE559D">
        <w:rPr>
          <w:rFonts w:ascii="Times New Roman" w:hAnsi="Times New Roman" w:cs="Times New Roman"/>
          <w:bCs/>
          <w:i/>
          <w:sz w:val="24"/>
          <w:szCs w:val="24"/>
          <w:rPrChange w:id="1068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 </w:t>
      </w:r>
      <w:r w:rsidR="00AD5937" w:rsidRPr="00CE559D">
        <w:rPr>
          <w:rFonts w:ascii="Times New Roman" w:hAnsi="Times New Roman" w:cs="Times New Roman"/>
          <w:bCs/>
          <w:sz w:val="24"/>
          <w:szCs w:val="24"/>
          <w:rPrChange w:id="10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=</w:t>
      </w:r>
      <w:r w:rsidR="00BD298E" w:rsidRPr="00CE559D">
        <w:rPr>
          <w:rFonts w:ascii="Times New Roman" w:hAnsi="Times New Roman" w:cs="Times New Roman"/>
          <w:bCs/>
          <w:sz w:val="24"/>
          <w:szCs w:val="24"/>
          <w:rPrChange w:id="10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E766B" w:rsidRPr="00CE559D">
        <w:rPr>
          <w:rFonts w:ascii="Times New Roman" w:hAnsi="Times New Roman" w:cs="Times New Roman"/>
          <w:bCs/>
          <w:sz w:val="24"/>
          <w:szCs w:val="24"/>
          <w:rPrChange w:id="10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0.04; </w:t>
      </w:r>
      <w:r w:rsidR="00AD5937" w:rsidRPr="00CE559D">
        <w:rPr>
          <w:rFonts w:ascii="Times New Roman" w:hAnsi="Times New Roman" w:cs="Times New Roman"/>
          <w:bCs/>
          <w:sz w:val="24"/>
          <w:szCs w:val="24"/>
          <w:rPrChange w:id="10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Fig</w:t>
      </w:r>
      <w:r w:rsidR="002F3D85" w:rsidRPr="00CE559D">
        <w:rPr>
          <w:rFonts w:ascii="Times New Roman" w:hAnsi="Times New Roman" w:cs="Times New Roman"/>
          <w:bCs/>
          <w:sz w:val="24"/>
          <w:szCs w:val="24"/>
          <w:rPrChange w:id="10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ure 3</w:t>
      </w:r>
      <w:r w:rsidR="00AD5937" w:rsidRPr="00CE559D">
        <w:rPr>
          <w:rFonts w:ascii="Times New Roman" w:hAnsi="Times New Roman" w:cs="Times New Roman"/>
          <w:bCs/>
          <w:sz w:val="24"/>
          <w:szCs w:val="24"/>
          <w:rPrChange w:id="10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). Producers using b</w:t>
      </w:r>
      <w:r w:rsidR="003056F3" w:rsidRPr="00CE559D">
        <w:rPr>
          <w:rFonts w:ascii="Times New Roman" w:hAnsi="Times New Roman" w:cs="Times New Roman"/>
          <w:bCs/>
          <w:sz w:val="24"/>
          <w:szCs w:val="24"/>
          <w:rPrChange w:id="10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edded pack and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0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3056F3" w:rsidRPr="00CE559D">
        <w:rPr>
          <w:rFonts w:ascii="Times New Roman" w:hAnsi="Times New Roman" w:cs="Times New Roman"/>
          <w:bCs/>
          <w:sz w:val="24"/>
          <w:szCs w:val="24"/>
          <w:rPrChange w:id="10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wood systems</w:t>
      </w:r>
      <w:r w:rsidR="00AF773C" w:rsidRPr="00CE559D">
        <w:rPr>
          <w:rFonts w:ascii="Times New Roman" w:hAnsi="Times New Roman" w:cs="Times New Roman"/>
          <w:bCs/>
          <w:sz w:val="24"/>
          <w:szCs w:val="24"/>
          <w:rPrChange w:id="10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were the most common users of the web-based survey (32% and 43% of each) relative to all other housing beddi</w:t>
      </w:r>
      <w:r w:rsidR="00DB51C5" w:rsidRPr="00CE559D">
        <w:rPr>
          <w:rFonts w:ascii="Times New Roman" w:hAnsi="Times New Roman" w:cs="Times New Roman"/>
          <w:bCs/>
          <w:sz w:val="24"/>
          <w:szCs w:val="24"/>
          <w:rPrChange w:id="10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ng types (average </w:t>
      </w:r>
      <w:r w:rsidR="00AF773C" w:rsidRPr="00CE559D">
        <w:rPr>
          <w:rFonts w:ascii="Times New Roman" w:hAnsi="Times New Roman" w:cs="Times New Roman"/>
          <w:bCs/>
          <w:sz w:val="24"/>
          <w:szCs w:val="24"/>
          <w:rPrChange w:id="10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12% </w:t>
      </w:r>
      <w:r w:rsidR="00DB51C5" w:rsidRPr="00CE559D">
        <w:rPr>
          <w:rFonts w:ascii="Times New Roman" w:hAnsi="Times New Roman" w:cs="Times New Roman"/>
          <w:bCs/>
          <w:sz w:val="24"/>
          <w:szCs w:val="24"/>
          <w:rPrChange w:id="10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among </w:t>
      </w:r>
      <w:r w:rsidR="00AF773C" w:rsidRPr="00CE559D">
        <w:rPr>
          <w:rFonts w:ascii="Times New Roman" w:hAnsi="Times New Roman" w:cs="Times New Roman"/>
          <w:bCs/>
          <w:sz w:val="24"/>
          <w:szCs w:val="24"/>
          <w:rPrChange w:id="10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all categories).</w:t>
      </w:r>
      <w:r w:rsidR="003C46C1" w:rsidRPr="00CE559D">
        <w:rPr>
          <w:rFonts w:ascii="Times New Roman" w:hAnsi="Times New Roman" w:cs="Times New Roman"/>
          <w:bCs/>
          <w:sz w:val="24"/>
          <w:szCs w:val="24"/>
          <w:rPrChange w:id="10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53BC3" w:rsidRPr="00CE559D">
        <w:rPr>
          <w:rFonts w:ascii="Times New Roman" w:hAnsi="Times New Roman" w:cs="Times New Roman"/>
          <w:bCs/>
          <w:sz w:val="24"/>
          <w:szCs w:val="24"/>
          <w:rPrChange w:id="10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Correspondingly, producers using bedded pack or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0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953BC3" w:rsidRPr="00CE559D">
        <w:rPr>
          <w:rFonts w:ascii="Times New Roman" w:hAnsi="Times New Roman" w:cs="Times New Roman"/>
          <w:bCs/>
          <w:sz w:val="24"/>
          <w:szCs w:val="24"/>
          <w:rPrChange w:id="10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wood systems responded with high level of interest (91% and </w:t>
      </w:r>
      <w:r w:rsidR="00007075" w:rsidRPr="00CE559D">
        <w:rPr>
          <w:rFonts w:ascii="Times New Roman" w:hAnsi="Times New Roman" w:cs="Times New Roman"/>
          <w:bCs/>
          <w:sz w:val="24"/>
          <w:szCs w:val="24"/>
          <w:rPrChange w:id="10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88</w:t>
      </w:r>
      <w:r w:rsidR="00953BC3" w:rsidRPr="00CE559D">
        <w:rPr>
          <w:rFonts w:ascii="Times New Roman" w:hAnsi="Times New Roman" w:cs="Times New Roman"/>
          <w:bCs/>
          <w:sz w:val="24"/>
          <w:szCs w:val="24"/>
          <w:rPrChange w:id="10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% “very” or “</w:t>
      </w:r>
      <w:proofErr w:type="spellStart"/>
      <w:r w:rsidR="00953BC3" w:rsidRPr="00CE559D">
        <w:rPr>
          <w:rFonts w:ascii="Times New Roman" w:hAnsi="Times New Roman" w:cs="Times New Roman"/>
          <w:bCs/>
          <w:sz w:val="24"/>
          <w:szCs w:val="24"/>
          <w:rPrChange w:id="10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sorta</w:t>
      </w:r>
      <w:proofErr w:type="spellEnd"/>
      <w:r w:rsidR="00953BC3" w:rsidRPr="00CE559D">
        <w:rPr>
          <w:rFonts w:ascii="Times New Roman" w:hAnsi="Times New Roman" w:cs="Times New Roman"/>
          <w:bCs/>
          <w:sz w:val="24"/>
          <w:szCs w:val="24"/>
          <w:rPrChange w:id="10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” interested</w:t>
      </w:r>
      <w:r w:rsidR="002F3D85" w:rsidRPr="00CE559D">
        <w:rPr>
          <w:rFonts w:ascii="Times New Roman" w:hAnsi="Times New Roman" w:cs="Times New Roman"/>
          <w:bCs/>
          <w:sz w:val="24"/>
          <w:szCs w:val="24"/>
          <w:rPrChange w:id="10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953BC3" w:rsidRPr="00CE559D">
        <w:rPr>
          <w:rFonts w:ascii="Times New Roman" w:hAnsi="Times New Roman" w:cs="Times New Roman"/>
          <w:bCs/>
          <w:sz w:val="24"/>
          <w:szCs w:val="24"/>
          <w:rPrChange w:id="10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respectively). </w:t>
      </w:r>
      <w:r w:rsidR="00752FE7" w:rsidRPr="00CE559D">
        <w:rPr>
          <w:rFonts w:ascii="Times New Roman" w:hAnsi="Times New Roman" w:cs="Times New Roman"/>
          <w:bCs/>
          <w:sz w:val="24"/>
          <w:szCs w:val="24"/>
          <w:rPrChange w:id="10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In contrast, producers using a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0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752FE7" w:rsidRPr="00CE559D">
        <w:rPr>
          <w:rFonts w:ascii="Times New Roman" w:hAnsi="Times New Roman" w:cs="Times New Roman"/>
          <w:bCs/>
          <w:sz w:val="24"/>
          <w:szCs w:val="24"/>
          <w:rPrChange w:id="10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bedded with sand exhibited the </w:t>
      </w:r>
      <w:r w:rsidR="004C0FAB" w:rsidRPr="00CE559D">
        <w:rPr>
          <w:rFonts w:ascii="Times New Roman" w:hAnsi="Times New Roman" w:cs="Times New Roman"/>
          <w:bCs/>
          <w:sz w:val="24"/>
          <w:szCs w:val="24"/>
          <w:rPrChange w:id="10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greatest “nope” </w:t>
      </w:r>
      <w:r w:rsidR="00E7709C" w:rsidRPr="00CE559D">
        <w:rPr>
          <w:rFonts w:ascii="Times New Roman" w:hAnsi="Times New Roman" w:cs="Times New Roman"/>
          <w:bCs/>
          <w:sz w:val="24"/>
          <w:szCs w:val="24"/>
          <w:rPrChange w:id="10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not </w:t>
      </w:r>
      <w:r w:rsidR="004C0FAB" w:rsidRPr="00CE559D">
        <w:rPr>
          <w:rFonts w:ascii="Times New Roman" w:hAnsi="Times New Roman" w:cs="Times New Roman"/>
          <w:bCs/>
          <w:sz w:val="24"/>
          <w:szCs w:val="24"/>
          <w:rPrChange w:id="10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interest</w:t>
      </w:r>
      <w:r w:rsidR="00E7709C" w:rsidRPr="00CE559D">
        <w:rPr>
          <w:rFonts w:ascii="Times New Roman" w:hAnsi="Times New Roman" w:cs="Times New Roman"/>
          <w:bCs/>
          <w:sz w:val="24"/>
          <w:szCs w:val="24"/>
          <w:rPrChange w:id="10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ed</w:t>
      </w:r>
      <w:r w:rsidR="004C0FAB" w:rsidRPr="00CE559D">
        <w:rPr>
          <w:rFonts w:ascii="Times New Roman" w:hAnsi="Times New Roman" w:cs="Times New Roman"/>
          <w:bCs/>
          <w:sz w:val="24"/>
          <w:szCs w:val="24"/>
          <w:rPrChange w:id="11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least “very” interest</w:t>
      </w:r>
      <w:r w:rsidR="00E7709C" w:rsidRPr="00CE559D">
        <w:rPr>
          <w:rFonts w:ascii="Times New Roman" w:hAnsi="Times New Roman" w:cs="Times New Roman"/>
          <w:bCs/>
          <w:sz w:val="24"/>
          <w:szCs w:val="24"/>
          <w:rPrChange w:id="11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ed</w:t>
      </w:r>
      <w:r w:rsidR="004C0FAB" w:rsidRPr="00CE559D">
        <w:rPr>
          <w:rFonts w:ascii="Times New Roman" w:hAnsi="Times New Roman" w:cs="Times New Roman"/>
          <w:bCs/>
          <w:sz w:val="24"/>
          <w:szCs w:val="24"/>
          <w:rPrChange w:id="11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752FE7" w:rsidRPr="00CE559D">
        <w:rPr>
          <w:rFonts w:ascii="Times New Roman" w:hAnsi="Times New Roman" w:cs="Times New Roman"/>
          <w:bCs/>
          <w:sz w:val="24"/>
          <w:szCs w:val="24"/>
          <w:rPrChange w:id="11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and 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11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this group </w:t>
      </w:r>
      <w:r w:rsidR="00752FE7" w:rsidRPr="00CE559D">
        <w:rPr>
          <w:rFonts w:ascii="Times New Roman" w:hAnsi="Times New Roman" w:cs="Times New Roman"/>
          <w:bCs/>
          <w:sz w:val="24"/>
          <w:szCs w:val="24"/>
          <w:rPrChange w:id="11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did not show a preference </w:t>
      </w:r>
      <w:r w:rsidR="009E766B" w:rsidRPr="00CE559D">
        <w:rPr>
          <w:rFonts w:ascii="Times New Roman" w:hAnsi="Times New Roman" w:cs="Times New Roman"/>
          <w:bCs/>
          <w:sz w:val="24"/>
          <w:szCs w:val="24"/>
          <w:rPrChange w:id="11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for</w:t>
      </w:r>
      <w:r w:rsidR="00752FE7" w:rsidRPr="00CE559D">
        <w:rPr>
          <w:rFonts w:ascii="Times New Roman" w:hAnsi="Times New Roman" w:cs="Times New Roman"/>
          <w:bCs/>
          <w:sz w:val="24"/>
          <w:szCs w:val="24"/>
          <w:rPrChange w:id="11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survey administration types</w:t>
      </w:r>
      <w:r w:rsidR="005F653D" w:rsidRPr="00CE559D">
        <w:rPr>
          <w:rFonts w:ascii="Times New Roman" w:hAnsi="Times New Roman" w:cs="Times New Roman"/>
          <w:bCs/>
          <w:sz w:val="24"/>
          <w:szCs w:val="24"/>
          <w:rPrChange w:id="11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We speculate providing </w:t>
      </w:r>
      <w:r w:rsidR="00601A53" w:rsidRPr="00CE559D">
        <w:rPr>
          <w:rFonts w:ascii="Times New Roman" w:hAnsi="Times New Roman" w:cs="Times New Roman"/>
          <w:bCs/>
          <w:sz w:val="24"/>
          <w:szCs w:val="24"/>
          <w:rPrChange w:id="11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multiple modes of </w:t>
      </w:r>
      <w:r w:rsidR="005F653D" w:rsidRPr="00CE559D">
        <w:rPr>
          <w:rFonts w:ascii="Times New Roman" w:hAnsi="Times New Roman" w:cs="Times New Roman"/>
          <w:bCs/>
          <w:sz w:val="24"/>
          <w:szCs w:val="24"/>
          <w:rPrChange w:id="11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questionnaire </w:t>
      </w:r>
      <w:r w:rsidR="00601A53" w:rsidRPr="00CE559D">
        <w:rPr>
          <w:rFonts w:ascii="Times New Roman" w:hAnsi="Times New Roman" w:cs="Times New Roman"/>
          <w:bCs/>
          <w:sz w:val="24"/>
          <w:szCs w:val="24"/>
          <w:rPrChange w:id="11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administration </w:t>
      </w:r>
      <w:r w:rsidR="005F653D" w:rsidRPr="00CE559D">
        <w:rPr>
          <w:rFonts w:ascii="Times New Roman" w:hAnsi="Times New Roman" w:cs="Times New Roman"/>
          <w:bCs/>
          <w:sz w:val="24"/>
          <w:szCs w:val="24"/>
          <w:rPrChange w:id="11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contributed to the</w:t>
      </w:r>
      <w:r w:rsidR="00601A53" w:rsidRPr="00CE559D">
        <w:rPr>
          <w:rFonts w:ascii="Times New Roman" w:hAnsi="Times New Roman" w:cs="Times New Roman"/>
          <w:bCs/>
          <w:sz w:val="24"/>
          <w:szCs w:val="24"/>
          <w:rPrChange w:id="11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high response rate across 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11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the range of</w:t>
      </w:r>
      <w:r w:rsidR="00601A53" w:rsidRPr="00CE559D">
        <w:rPr>
          <w:rFonts w:ascii="Times New Roman" w:hAnsi="Times New Roman" w:cs="Times New Roman"/>
          <w:bCs/>
          <w:sz w:val="24"/>
          <w:szCs w:val="24"/>
          <w:rPrChange w:id="11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interest levels and management styles.</w:t>
      </w:r>
    </w:p>
    <w:p w14:paraId="6A443347" w14:textId="71C28108" w:rsidR="00A32020" w:rsidRPr="00CE559D" w:rsidRDefault="00A32020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1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11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ab/>
      </w:r>
      <w:del w:id="1118" w:author="Deborah Neher" w:date="2020-09-20T08:08:00Z">
        <w:r w:rsidR="007C1148" w:rsidRPr="00CE559D" w:rsidDel="005C13F9">
          <w:rPr>
            <w:rFonts w:ascii="Times New Roman" w:hAnsi="Times New Roman" w:cs="Times New Roman"/>
            <w:bCs/>
            <w:sz w:val="24"/>
            <w:szCs w:val="24"/>
            <w:rPrChange w:id="111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While we found that</w:delText>
        </w:r>
      </w:del>
      <w:ins w:id="1120" w:author="Deborah Neher" w:date="2020-09-20T08:08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12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Although</w:t>
        </w:r>
      </w:ins>
      <w:r w:rsidR="007C1148" w:rsidRPr="00CE559D">
        <w:rPr>
          <w:rFonts w:ascii="Times New Roman" w:hAnsi="Times New Roman" w:cs="Times New Roman"/>
          <w:bCs/>
          <w:sz w:val="24"/>
          <w:szCs w:val="24"/>
          <w:rPrChange w:id="11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the frequency of organic dairy farmers using bedded packs </w:t>
      </w:r>
      <w:del w:id="1123" w:author="Deborah Neher" w:date="2020-09-20T08:08:00Z">
        <w:r w:rsidR="007C1148" w:rsidRPr="00CE559D" w:rsidDel="005C13F9">
          <w:rPr>
            <w:rFonts w:ascii="Times New Roman" w:hAnsi="Times New Roman" w:cs="Times New Roman"/>
            <w:bCs/>
            <w:sz w:val="24"/>
            <w:szCs w:val="24"/>
            <w:rPrChange w:id="112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was </w:delText>
        </w:r>
      </w:del>
      <w:ins w:id="1125" w:author="Deborah Neher" w:date="2020-09-20T08:08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12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is </w:t>
        </w:r>
      </w:ins>
      <w:r w:rsidR="007C1148" w:rsidRPr="00CE559D">
        <w:rPr>
          <w:rFonts w:ascii="Times New Roman" w:hAnsi="Times New Roman" w:cs="Times New Roman"/>
          <w:bCs/>
          <w:sz w:val="24"/>
          <w:szCs w:val="24"/>
          <w:rPrChange w:id="11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low relative to other types of facilities, we speculate that an i</w:t>
      </w:r>
      <w:r w:rsidRPr="00CE559D">
        <w:rPr>
          <w:rFonts w:ascii="Times New Roman" w:hAnsi="Times New Roman" w:cs="Times New Roman"/>
          <w:bCs/>
          <w:sz w:val="24"/>
          <w:szCs w:val="24"/>
          <w:rPrChange w:id="11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nterest level</w:t>
      </w:r>
      <w:r w:rsidR="007C1148" w:rsidRPr="00CE559D">
        <w:rPr>
          <w:rFonts w:ascii="Times New Roman" w:hAnsi="Times New Roman" w:cs="Times New Roman"/>
          <w:bCs/>
          <w:sz w:val="24"/>
          <w:szCs w:val="24"/>
          <w:rPrChange w:id="11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 this system may have motivated </w:t>
      </w:r>
      <w:r w:rsidRPr="00CE559D">
        <w:rPr>
          <w:rFonts w:ascii="Times New Roman" w:hAnsi="Times New Roman" w:cs="Times New Roman"/>
          <w:bCs/>
          <w:sz w:val="24"/>
          <w:szCs w:val="24"/>
          <w:rPrChange w:id="11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producers to participate in the survey</w:t>
      </w:r>
      <w:r w:rsidR="007C1148" w:rsidRPr="00CE559D">
        <w:rPr>
          <w:rFonts w:ascii="Times New Roman" w:hAnsi="Times New Roman" w:cs="Times New Roman"/>
          <w:bCs/>
          <w:sz w:val="24"/>
          <w:szCs w:val="24"/>
          <w:rPrChange w:id="11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and 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11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that </w:t>
      </w:r>
      <w:r w:rsidR="007C1148" w:rsidRPr="00CE559D">
        <w:rPr>
          <w:rFonts w:ascii="Times New Roman" w:hAnsi="Times New Roman" w:cs="Times New Roman"/>
          <w:bCs/>
          <w:sz w:val="24"/>
          <w:szCs w:val="24"/>
          <w:rPrChange w:id="11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respondents</w:t>
      </w:r>
      <w:r w:rsidRPr="00CE559D">
        <w:rPr>
          <w:rFonts w:ascii="Times New Roman" w:hAnsi="Times New Roman" w:cs="Times New Roman"/>
          <w:bCs/>
          <w:sz w:val="24"/>
          <w:szCs w:val="24"/>
          <w:rPrChange w:id="11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may have been influenced by our </w:t>
      </w:r>
      <w:ins w:id="1135" w:author="Caitlin Jeffrey" w:date="2020-10-09T08:30:00Z">
        <w:r w:rsidR="00A0337B">
          <w:rPr>
            <w:rFonts w:ascii="Times New Roman" w:hAnsi="Times New Roman" w:cs="Times New Roman"/>
            <w:bCs/>
            <w:sz w:val="24"/>
            <w:szCs w:val="24"/>
          </w:rPr>
          <w:t>u</w:t>
        </w:r>
      </w:ins>
      <w:del w:id="1136" w:author="Caitlin Jeffrey" w:date="2020-10-09T08:30:00Z">
        <w:r w:rsidR="007C1148" w:rsidRPr="00CE559D" w:rsidDel="00A0337B">
          <w:rPr>
            <w:rFonts w:ascii="Times New Roman" w:hAnsi="Times New Roman" w:cs="Times New Roman"/>
            <w:bCs/>
            <w:sz w:val="24"/>
            <w:szCs w:val="24"/>
            <w:rPrChange w:id="113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</w:delText>
        </w:r>
      </w:del>
      <w:r w:rsidR="007C1148" w:rsidRPr="00CE559D">
        <w:rPr>
          <w:rFonts w:ascii="Times New Roman" w:hAnsi="Times New Roman" w:cs="Times New Roman"/>
          <w:bCs/>
          <w:sz w:val="24"/>
          <w:szCs w:val="24"/>
          <w:rPrChange w:id="11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niversity</w:t>
      </w:r>
      <w:r w:rsidRPr="00CE559D">
        <w:rPr>
          <w:rFonts w:ascii="Times New Roman" w:hAnsi="Times New Roman" w:cs="Times New Roman"/>
          <w:bCs/>
          <w:sz w:val="24"/>
          <w:szCs w:val="24"/>
          <w:rPrChange w:id="11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’</w:t>
      </w:r>
      <w:r w:rsidR="007C1148" w:rsidRPr="00CE559D">
        <w:rPr>
          <w:rFonts w:ascii="Times New Roman" w:hAnsi="Times New Roman" w:cs="Times New Roman"/>
          <w:bCs/>
          <w:sz w:val="24"/>
          <w:szCs w:val="24"/>
          <w:rPrChange w:id="11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 reputation, </w:t>
      </w:r>
      <w:r w:rsidRPr="00CE559D">
        <w:rPr>
          <w:rFonts w:ascii="Times New Roman" w:hAnsi="Times New Roman" w:cs="Times New Roman"/>
          <w:bCs/>
          <w:sz w:val="24"/>
          <w:szCs w:val="24"/>
          <w:rPrChange w:id="11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prior research and publications </w:t>
      </w:r>
      <w:r w:rsidR="007C1148" w:rsidRPr="00CE559D">
        <w:rPr>
          <w:rFonts w:ascii="Times New Roman" w:hAnsi="Times New Roman" w:cs="Times New Roman"/>
          <w:bCs/>
          <w:sz w:val="24"/>
          <w:szCs w:val="24"/>
          <w:rPrChange w:id="11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related to </w:t>
      </w:r>
      <w:r w:rsidRPr="00CE559D">
        <w:rPr>
          <w:rFonts w:ascii="Times New Roman" w:hAnsi="Times New Roman" w:cs="Times New Roman"/>
          <w:bCs/>
          <w:sz w:val="24"/>
          <w:szCs w:val="24"/>
          <w:rPrChange w:id="11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bedded pack housing systems</w:t>
      </w:r>
      <w:r w:rsidR="007C1148" w:rsidRPr="00CE559D">
        <w:rPr>
          <w:rFonts w:ascii="Times New Roman" w:hAnsi="Times New Roman" w:cs="Times New Roman"/>
          <w:bCs/>
          <w:sz w:val="24"/>
          <w:szCs w:val="24"/>
          <w:rPrChange w:id="11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 mastitis control of organic dairy farms</w:t>
      </w:r>
      <w:r w:rsidR="00705F79" w:rsidRPr="00CE559D">
        <w:rPr>
          <w:rFonts w:ascii="Times New Roman" w:hAnsi="Times New Roman" w:cs="Times New Roman"/>
          <w:bCs/>
          <w:sz w:val="24"/>
          <w:szCs w:val="24"/>
          <w:rPrChange w:id="11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proofErr w:type="spellStart"/>
      <w:r w:rsidR="00705F79" w:rsidRPr="00CE559D">
        <w:rPr>
          <w:rFonts w:ascii="Times New Roman" w:hAnsi="Times New Roman" w:cs="Times New Roman"/>
          <w:bCs/>
          <w:sz w:val="24"/>
          <w:szCs w:val="24"/>
          <w:rPrChange w:id="11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Pennings</w:t>
      </w:r>
      <w:proofErr w:type="spellEnd"/>
      <w:r w:rsidR="00705F79" w:rsidRPr="00CE559D">
        <w:rPr>
          <w:rFonts w:ascii="Times New Roman" w:hAnsi="Times New Roman" w:cs="Times New Roman"/>
          <w:bCs/>
          <w:sz w:val="24"/>
          <w:szCs w:val="24"/>
          <w:rPrChange w:id="11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2002)</w:t>
      </w:r>
      <w:r w:rsidRPr="00CE559D">
        <w:rPr>
          <w:rFonts w:ascii="Times New Roman" w:hAnsi="Times New Roman" w:cs="Times New Roman"/>
          <w:bCs/>
          <w:sz w:val="24"/>
          <w:szCs w:val="24"/>
          <w:rPrChange w:id="11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 Additionally, the press release</w:t>
      </w:r>
      <w:r w:rsidR="00705F79" w:rsidRPr="00CE559D">
        <w:rPr>
          <w:rFonts w:ascii="Times New Roman" w:hAnsi="Times New Roman" w:cs="Times New Roman"/>
          <w:bCs/>
          <w:sz w:val="24"/>
          <w:szCs w:val="24"/>
          <w:rPrChange w:id="11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(Supplemental Figure S2; https://doi.org/10.3168/jds.20XX-XXXXX)</w:t>
      </w:r>
      <w:r w:rsidRPr="00CE559D">
        <w:rPr>
          <w:rFonts w:ascii="Times New Roman" w:hAnsi="Times New Roman" w:cs="Times New Roman"/>
          <w:bCs/>
          <w:sz w:val="24"/>
          <w:szCs w:val="24"/>
          <w:rPrChange w:id="11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highlighted our </w:t>
      </w:r>
      <w:r w:rsidR="00705F79" w:rsidRPr="00CE559D">
        <w:rPr>
          <w:rFonts w:ascii="Times New Roman" w:hAnsi="Times New Roman" w:cs="Times New Roman"/>
          <w:bCs/>
          <w:sz w:val="24"/>
          <w:szCs w:val="24"/>
          <w:rPrChange w:id="11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research </w:t>
      </w:r>
      <w:r w:rsidRPr="00CE559D">
        <w:rPr>
          <w:rFonts w:ascii="Times New Roman" w:hAnsi="Times New Roman" w:cs="Times New Roman"/>
          <w:bCs/>
          <w:sz w:val="24"/>
          <w:szCs w:val="24"/>
          <w:rPrChange w:id="11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interest</w:t>
      </w:r>
      <w:r w:rsidR="00705F79" w:rsidRPr="00CE559D">
        <w:rPr>
          <w:rFonts w:ascii="Times New Roman" w:hAnsi="Times New Roman" w:cs="Times New Roman"/>
          <w:bCs/>
          <w:sz w:val="24"/>
          <w:szCs w:val="24"/>
          <w:rPrChange w:id="11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r w:rsidRPr="00CE559D">
        <w:rPr>
          <w:rFonts w:ascii="Times New Roman" w:hAnsi="Times New Roman" w:cs="Times New Roman"/>
          <w:bCs/>
          <w:sz w:val="24"/>
          <w:szCs w:val="24"/>
          <w:rPrChange w:id="11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 bedded pack specifically </w:t>
      </w:r>
      <w:r w:rsidR="00705F79" w:rsidRPr="00CE559D">
        <w:rPr>
          <w:rFonts w:ascii="Times New Roman" w:hAnsi="Times New Roman" w:cs="Times New Roman"/>
          <w:bCs/>
          <w:sz w:val="24"/>
          <w:szCs w:val="24"/>
          <w:rPrChange w:id="11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and this may have </w:t>
      </w:r>
      <w:r w:rsidR="007C1148" w:rsidRPr="00CE559D">
        <w:rPr>
          <w:rFonts w:ascii="Times New Roman" w:hAnsi="Times New Roman" w:cs="Times New Roman"/>
          <w:bCs/>
          <w:sz w:val="24"/>
          <w:szCs w:val="24"/>
          <w:rPrChange w:id="11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evoked</w:t>
      </w:r>
      <w:r w:rsidR="00705F79" w:rsidRPr="00CE559D">
        <w:rPr>
          <w:rFonts w:ascii="Times New Roman" w:hAnsi="Times New Roman" w:cs="Times New Roman"/>
          <w:bCs/>
          <w:sz w:val="24"/>
          <w:szCs w:val="24"/>
          <w:rPrChange w:id="11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reciprocation influence (Groves, 1990)</w:t>
      </w:r>
      <w:r w:rsidRPr="00CE559D">
        <w:rPr>
          <w:rFonts w:ascii="Times New Roman" w:hAnsi="Times New Roman" w:cs="Times New Roman"/>
          <w:bCs/>
          <w:sz w:val="24"/>
          <w:szCs w:val="24"/>
          <w:rPrChange w:id="11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3E4617C3" w14:textId="6B4695FD" w:rsidR="0036296C" w:rsidRPr="003643DE" w:rsidRDefault="00366002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bookmarkStart w:id="1159" w:name="cattle-breeds"/>
      <w:bookmarkEnd w:id="1159"/>
      <w:r w:rsidRPr="00CE559D">
        <w:rPr>
          <w:rFonts w:ascii="Times New Roman" w:hAnsi="Times New Roman" w:cs="Times New Roman"/>
          <w:bCs/>
          <w:i/>
          <w:sz w:val="24"/>
          <w:szCs w:val="24"/>
          <w:rPrChange w:id="1160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ab/>
      </w:r>
      <w:r w:rsidR="00922384" w:rsidRPr="00F15933">
        <w:rPr>
          <w:rFonts w:ascii="Times New Roman" w:hAnsi="Times New Roman" w:cs="Times New Roman"/>
          <w:b/>
          <w:i/>
          <w:sz w:val="24"/>
          <w:szCs w:val="24"/>
        </w:rPr>
        <w:t>Cattle Breeds</w:t>
      </w:r>
      <w:r w:rsidR="00510466" w:rsidRPr="002E730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3020D6" w:rsidRPr="002E7301">
        <w:rPr>
          <w:rFonts w:ascii="Times New Roman" w:hAnsi="Times New Roman" w:cs="Times New Roman"/>
          <w:bCs/>
          <w:sz w:val="24"/>
          <w:szCs w:val="24"/>
        </w:rPr>
        <w:t xml:space="preserve">We grouped </w:t>
      </w:r>
      <w:r w:rsidR="00922384" w:rsidRPr="003643DE">
        <w:rPr>
          <w:rFonts w:ascii="Times New Roman" w:hAnsi="Times New Roman" w:cs="Times New Roman"/>
          <w:bCs/>
          <w:sz w:val="24"/>
          <w:szCs w:val="24"/>
        </w:rPr>
        <w:t>breed t</w:t>
      </w:r>
      <w:r w:rsidR="00805253" w:rsidRPr="003643DE">
        <w:rPr>
          <w:rFonts w:ascii="Times New Roman" w:hAnsi="Times New Roman" w:cs="Times New Roman"/>
          <w:bCs/>
          <w:sz w:val="24"/>
          <w:szCs w:val="24"/>
        </w:rPr>
        <w:t>ypes</w:t>
      </w:r>
      <w:r w:rsidR="008E41CE" w:rsidRPr="00994760">
        <w:rPr>
          <w:rFonts w:ascii="Times New Roman" w:hAnsi="Times New Roman" w:cs="Times New Roman"/>
          <w:bCs/>
          <w:sz w:val="24"/>
          <w:szCs w:val="24"/>
        </w:rPr>
        <w:t xml:space="preserve"> reported by respondents</w:t>
      </w:r>
      <w:r w:rsidR="003020D6" w:rsidRPr="00994760">
        <w:rPr>
          <w:rFonts w:ascii="Times New Roman" w:hAnsi="Times New Roman" w:cs="Times New Roman"/>
          <w:bCs/>
          <w:sz w:val="24"/>
          <w:szCs w:val="24"/>
        </w:rPr>
        <w:t xml:space="preserve"> into four categories</w:t>
      </w:r>
      <w:r w:rsidR="008E41CE" w:rsidRPr="00994760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1) Holstein only </w:t>
      </w:r>
      <w:r w:rsidR="00805253" w:rsidRPr="00994760">
        <w:rPr>
          <w:rFonts w:ascii="Times New Roman" w:hAnsi="Times New Roman" w:cs="Times New Roman"/>
          <w:bCs/>
          <w:sz w:val="24"/>
          <w:szCs w:val="24"/>
        </w:rPr>
        <w:t xml:space="preserve">2) Jersey only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3) mixed Holstein an</w:t>
      </w:r>
      <w:r w:rsidR="00805253" w:rsidRPr="00994760">
        <w:rPr>
          <w:rFonts w:ascii="Times New Roman" w:hAnsi="Times New Roman" w:cs="Times New Roman"/>
          <w:bCs/>
          <w:sz w:val="24"/>
          <w:szCs w:val="24"/>
        </w:rPr>
        <w:t xml:space="preserve">d Jersey herds with crosses, or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4) mixed Jersey and Holstein herds with one or more additional breeds.</w:t>
      </w:r>
      <w:r w:rsidR="00BF19B7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40840" w:rsidRPr="00994760">
        <w:rPr>
          <w:rFonts w:ascii="Times New Roman" w:hAnsi="Times New Roman" w:cs="Times New Roman"/>
          <w:bCs/>
          <w:sz w:val="24"/>
          <w:szCs w:val="24"/>
        </w:rPr>
        <w:t>Three</w:t>
      </w:r>
      <w:r w:rsidR="00C501B3" w:rsidRPr="000606E6">
        <w:rPr>
          <w:rFonts w:ascii="Times New Roman" w:hAnsi="Times New Roman" w:cs="Times New Roman"/>
          <w:bCs/>
          <w:sz w:val="24"/>
          <w:szCs w:val="24"/>
        </w:rPr>
        <w:t xml:space="preserve"> respondent</w:t>
      </w:r>
      <w:r w:rsidR="00940840" w:rsidRPr="000606E6">
        <w:rPr>
          <w:rFonts w:ascii="Times New Roman" w:hAnsi="Times New Roman" w:cs="Times New Roman"/>
          <w:bCs/>
          <w:sz w:val="24"/>
          <w:szCs w:val="24"/>
        </w:rPr>
        <w:t>s</w:t>
      </w:r>
      <w:r w:rsidR="00C501B3" w:rsidRPr="000606E6">
        <w:rPr>
          <w:rFonts w:ascii="Times New Roman" w:hAnsi="Times New Roman" w:cs="Times New Roman"/>
          <w:bCs/>
          <w:sz w:val="24"/>
          <w:szCs w:val="24"/>
        </w:rPr>
        <w:t xml:space="preserve"> did not report the breed(s) of cattle on their farm and were excluded from analysis of breed associations with facility and bedding types. </w:t>
      </w:r>
      <w:r w:rsidR="00AC567E" w:rsidRPr="004A3011">
        <w:rPr>
          <w:rFonts w:ascii="Times New Roman" w:hAnsi="Times New Roman" w:cs="Times New Roman"/>
          <w:bCs/>
          <w:sz w:val="24"/>
          <w:szCs w:val="24"/>
        </w:rPr>
        <w:t>While b</w:t>
      </w:r>
      <w:r w:rsidR="00BF19B7" w:rsidRPr="004A3011">
        <w:rPr>
          <w:rFonts w:ascii="Times New Roman" w:hAnsi="Times New Roman" w:cs="Times New Roman"/>
          <w:bCs/>
          <w:sz w:val="24"/>
          <w:szCs w:val="24"/>
        </w:rPr>
        <w:t>reed distribution was similar across</w:t>
      </w:r>
      <w:r w:rsidR="003020D6" w:rsidRPr="00E91661">
        <w:rPr>
          <w:rFonts w:ascii="Times New Roman" w:hAnsi="Times New Roman" w:cs="Times New Roman"/>
          <w:bCs/>
          <w:sz w:val="24"/>
          <w:szCs w:val="24"/>
        </w:rPr>
        <w:t xml:space="preserve"> the</w:t>
      </w:r>
      <w:r w:rsidR="00BF19B7" w:rsidRPr="00A0337B">
        <w:rPr>
          <w:rFonts w:ascii="Times New Roman" w:hAnsi="Times New Roman" w:cs="Times New Roman"/>
          <w:bCs/>
          <w:sz w:val="24"/>
          <w:szCs w:val="24"/>
        </w:rPr>
        <w:t xml:space="preserve"> housing </w:t>
      </w:r>
      <w:r w:rsidR="003020D6" w:rsidRPr="00A0337B">
        <w:rPr>
          <w:rFonts w:ascii="Times New Roman" w:hAnsi="Times New Roman" w:cs="Times New Roman"/>
          <w:bCs/>
          <w:sz w:val="24"/>
          <w:szCs w:val="24"/>
        </w:rPr>
        <w:t>and bedding type combination categories</w:t>
      </w:r>
      <w:r w:rsidR="00BF19B7" w:rsidRPr="00A0337B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BF19B7" w:rsidRPr="00A0337B">
        <w:rPr>
          <w:rFonts w:ascii="Times New Roman" w:hAnsi="Times New Roman" w:cs="Times New Roman"/>
          <w:bCs/>
          <w:i/>
          <w:sz w:val="24"/>
          <w:szCs w:val="24"/>
        </w:rPr>
        <w:t>P</w:t>
      </w:r>
      <w:r w:rsidR="00BD298E" w:rsidRPr="00A0337B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077B40" w:rsidRPr="002E03A7">
        <w:rPr>
          <w:rFonts w:ascii="Times New Roman" w:hAnsi="Times New Roman" w:cs="Times New Roman"/>
          <w:bCs/>
          <w:sz w:val="24"/>
          <w:szCs w:val="24"/>
        </w:rPr>
        <w:t>=</w:t>
      </w:r>
      <w:r w:rsidR="00BD298E" w:rsidRPr="00CE559D">
        <w:rPr>
          <w:rFonts w:ascii="Times New Roman" w:hAnsi="Times New Roman" w:cs="Times New Roman"/>
          <w:bCs/>
          <w:sz w:val="24"/>
          <w:szCs w:val="24"/>
          <w:rPrChange w:id="11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077B40" w:rsidRPr="00CE559D">
        <w:rPr>
          <w:rFonts w:ascii="Times New Roman" w:hAnsi="Times New Roman" w:cs="Times New Roman"/>
          <w:bCs/>
          <w:sz w:val="24"/>
          <w:szCs w:val="24"/>
          <w:rPrChange w:id="11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0.</w:t>
      </w:r>
      <w:r w:rsidR="00AD6A88" w:rsidRPr="00CE559D">
        <w:rPr>
          <w:rFonts w:ascii="Times New Roman" w:hAnsi="Times New Roman" w:cs="Times New Roman"/>
          <w:bCs/>
          <w:sz w:val="24"/>
          <w:szCs w:val="24"/>
          <w:rPrChange w:id="11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</w:t>
      </w:r>
      <w:r w:rsidR="00BF19B7" w:rsidRPr="00CE559D">
        <w:rPr>
          <w:rFonts w:ascii="Times New Roman" w:hAnsi="Times New Roman" w:cs="Times New Roman"/>
          <w:bCs/>
          <w:sz w:val="24"/>
          <w:szCs w:val="24"/>
          <w:rPrChange w:id="11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), 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>five of nine</w:t>
      </w:r>
      <w:r w:rsidR="003020D6" w:rsidRPr="00F15933">
        <w:rPr>
          <w:rFonts w:ascii="Times New Roman" w:hAnsi="Times New Roman" w:cs="Times New Roman"/>
          <w:bCs/>
          <w:sz w:val="24"/>
          <w:szCs w:val="24"/>
        </w:rPr>
        <w:t xml:space="preserve"> (55%) </w:t>
      </w:r>
      <w:r w:rsidR="00AD6A88" w:rsidRPr="00F15933">
        <w:rPr>
          <w:rFonts w:ascii="Times New Roman" w:hAnsi="Times New Roman" w:cs="Times New Roman"/>
          <w:bCs/>
          <w:sz w:val="24"/>
          <w:szCs w:val="24"/>
        </w:rPr>
        <w:t xml:space="preserve">producers using only bedded </w:t>
      </w:r>
      <w:r w:rsidR="00AD6A88" w:rsidRPr="00F1593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pack style housing </w:t>
      </w:r>
      <w:r w:rsidR="00AC567E" w:rsidRPr="00F15933">
        <w:rPr>
          <w:rFonts w:ascii="Times New Roman" w:hAnsi="Times New Roman" w:cs="Times New Roman"/>
          <w:bCs/>
          <w:sz w:val="24"/>
          <w:szCs w:val="24"/>
        </w:rPr>
        <w:t xml:space="preserve">reported using Jerseys and Jersey crosses compared to the next highest 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>proportion</w:t>
      </w:r>
      <w:r w:rsidR="00AC567E" w:rsidRPr="00F15933">
        <w:rPr>
          <w:rFonts w:ascii="Times New Roman" w:hAnsi="Times New Roman" w:cs="Times New Roman"/>
          <w:bCs/>
          <w:sz w:val="24"/>
          <w:szCs w:val="24"/>
        </w:rPr>
        <w:t xml:space="preserve"> of Jersey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 xml:space="preserve"> herd</w:t>
      </w:r>
      <w:r w:rsidR="00AC567E" w:rsidRPr="00F15933">
        <w:rPr>
          <w:rFonts w:ascii="Times New Roman" w:hAnsi="Times New Roman" w:cs="Times New Roman"/>
          <w:bCs/>
          <w:sz w:val="24"/>
          <w:szCs w:val="24"/>
        </w:rPr>
        <w:t xml:space="preserve">s 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>among</w:t>
      </w:r>
      <w:r w:rsidR="00AC567E" w:rsidRPr="00F159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76E5" w:rsidRPr="00F15933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="00934338" w:rsidRPr="00F15933">
        <w:rPr>
          <w:rFonts w:ascii="Times New Roman" w:hAnsi="Times New Roman" w:cs="Times New Roman"/>
          <w:bCs/>
          <w:sz w:val="24"/>
          <w:szCs w:val="24"/>
        </w:rPr>
        <w:t xml:space="preserve"> farms (</w:t>
      </w:r>
      <w:r w:rsidR="00934338" w:rsidRPr="00F15933">
        <w:rPr>
          <w:rFonts w:ascii="Times New Roman" w:hAnsi="Times New Roman" w:cs="Times New Roman"/>
          <w:bCs/>
          <w:i/>
          <w:iCs/>
          <w:sz w:val="24"/>
          <w:szCs w:val="24"/>
        </w:rPr>
        <w:t>n</w:t>
      </w:r>
      <w:r w:rsidR="00715D63" w:rsidRPr="00F159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>=</w:t>
      </w:r>
      <w:r w:rsidR="00715D63" w:rsidRPr="00F159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 xml:space="preserve">19, 30%) and </w:t>
      </w:r>
      <w:proofErr w:type="spellStart"/>
      <w:r w:rsidR="008276E5" w:rsidRPr="00F15933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="00AC567E" w:rsidRPr="00F159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>farms (</w:t>
      </w:r>
      <w:r w:rsidR="00EF624A" w:rsidRPr="00F15933">
        <w:rPr>
          <w:rFonts w:ascii="Times New Roman" w:hAnsi="Times New Roman" w:cs="Times New Roman"/>
          <w:bCs/>
          <w:i/>
          <w:iCs/>
          <w:sz w:val="24"/>
          <w:szCs w:val="24"/>
        </w:rPr>
        <w:t>n</w:t>
      </w:r>
      <w:r w:rsidR="00715D63" w:rsidRPr="00F159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F624A" w:rsidRPr="00F15933">
        <w:rPr>
          <w:rFonts w:ascii="Times New Roman" w:hAnsi="Times New Roman" w:cs="Times New Roman"/>
          <w:bCs/>
          <w:sz w:val="24"/>
          <w:szCs w:val="24"/>
        </w:rPr>
        <w:t>=</w:t>
      </w:r>
      <w:r w:rsidR="00715D63" w:rsidRPr="00F159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F624A" w:rsidRPr="00F15933">
        <w:rPr>
          <w:rFonts w:ascii="Times New Roman" w:hAnsi="Times New Roman" w:cs="Times New Roman"/>
          <w:bCs/>
          <w:sz w:val="24"/>
          <w:szCs w:val="24"/>
        </w:rPr>
        <w:t xml:space="preserve">8, </w:t>
      </w:r>
      <w:r w:rsidR="00934338" w:rsidRPr="00F15933">
        <w:rPr>
          <w:rFonts w:ascii="Times New Roman" w:hAnsi="Times New Roman" w:cs="Times New Roman"/>
          <w:bCs/>
          <w:sz w:val="24"/>
          <w:szCs w:val="24"/>
        </w:rPr>
        <w:t>22</w:t>
      </w:r>
      <w:r w:rsidR="00AC567E" w:rsidRPr="00F15933">
        <w:rPr>
          <w:rFonts w:ascii="Times New Roman" w:hAnsi="Times New Roman" w:cs="Times New Roman"/>
          <w:bCs/>
          <w:sz w:val="24"/>
          <w:szCs w:val="24"/>
        </w:rPr>
        <w:t>%)</w:t>
      </w:r>
      <w:r w:rsidR="00EF624A" w:rsidRPr="00F15933">
        <w:rPr>
          <w:rFonts w:ascii="Times New Roman" w:hAnsi="Times New Roman" w:cs="Times New Roman"/>
          <w:bCs/>
          <w:sz w:val="24"/>
          <w:szCs w:val="24"/>
        </w:rPr>
        <w:t xml:space="preserve"> (</w:t>
      </w:r>
      <w:ins w:id="1165" w:author="Tucker Andrews" w:date="2020-10-07T13:11:00Z">
        <w:r w:rsidR="00DF6997">
          <w:rPr>
            <w:rFonts w:ascii="Times New Roman" w:hAnsi="Times New Roman" w:cs="Times New Roman"/>
            <w:bCs/>
            <w:sz w:val="24"/>
            <w:szCs w:val="24"/>
          </w:rPr>
          <w:t>Table</w:t>
        </w:r>
      </w:ins>
      <w:del w:id="1166" w:author="Tucker Andrews" w:date="2020-10-07T13:11:00Z">
        <w:r w:rsidR="00EF624A" w:rsidRPr="00CE559D" w:rsidDel="00DF6997">
          <w:rPr>
            <w:rFonts w:ascii="Times New Roman" w:hAnsi="Times New Roman" w:cs="Times New Roman"/>
            <w:bCs/>
            <w:sz w:val="24"/>
            <w:szCs w:val="24"/>
            <w:rPrChange w:id="116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Figure</w:delText>
        </w:r>
      </w:del>
      <w:r w:rsidR="00EF624A" w:rsidRPr="00CE559D">
        <w:rPr>
          <w:rFonts w:ascii="Times New Roman" w:hAnsi="Times New Roman" w:cs="Times New Roman"/>
          <w:bCs/>
          <w:sz w:val="24"/>
          <w:szCs w:val="24"/>
          <w:rPrChange w:id="11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del w:id="1169" w:author="Tucker Andrews" w:date="2020-10-07T13:11:00Z">
        <w:r w:rsidR="00EF624A" w:rsidRPr="00CE559D" w:rsidDel="00DF6997">
          <w:rPr>
            <w:rFonts w:ascii="Times New Roman" w:hAnsi="Times New Roman" w:cs="Times New Roman"/>
            <w:bCs/>
            <w:sz w:val="24"/>
            <w:szCs w:val="24"/>
            <w:rPrChange w:id="117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4</w:delText>
        </w:r>
      </w:del>
      <w:ins w:id="1171" w:author="Tucker Andrews" w:date="2020-10-07T13:11:00Z">
        <w:r w:rsidR="00DF6997">
          <w:rPr>
            <w:rFonts w:ascii="Times New Roman" w:hAnsi="Times New Roman" w:cs="Times New Roman"/>
            <w:bCs/>
            <w:sz w:val="24"/>
            <w:szCs w:val="24"/>
          </w:rPr>
          <w:t>2</w:t>
        </w:r>
      </w:ins>
      <w:r w:rsidR="00E11891" w:rsidRPr="002E7301">
        <w:rPr>
          <w:rFonts w:ascii="Times New Roman" w:hAnsi="Times New Roman" w:cs="Times New Roman"/>
          <w:bCs/>
          <w:sz w:val="24"/>
          <w:szCs w:val="24"/>
        </w:rPr>
        <w:t>)</w:t>
      </w:r>
      <w:r w:rsidR="00AC567E" w:rsidRPr="002E7301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8CEA75" w14:textId="1AD1D32D" w:rsidR="00E304A1" w:rsidRPr="000606E6" w:rsidRDefault="00366002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i/>
          <w:sz w:val="24"/>
          <w:szCs w:val="24"/>
          <w:rPrChange w:id="1172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ab/>
      </w:r>
      <w:r w:rsidR="00805253" w:rsidRPr="00F15933">
        <w:rPr>
          <w:rFonts w:ascii="Times New Roman" w:hAnsi="Times New Roman" w:cs="Times New Roman"/>
          <w:b/>
          <w:i/>
          <w:sz w:val="24"/>
          <w:szCs w:val="24"/>
        </w:rPr>
        <w:t xml:space="preserve">Frequency of Individual Cow </w:t>
      </w:r>
      <w:r w:rsidR="0031311D" w:rsidRPr="00F15933">
        <w:rPr>
          <w:rFonts w:ascii="Times New Roman" w:hAnsi="Times New Roman" w:cs="Times New Roman"/>
          <w:b/>
          <w:i/>
          <w:sz w:val="24"/>
          <w:szCs w:val="24"/>
        </w:rPr>
        <w:t xml:space="preserve">Somatic Cell Count </w:t>
      </w:r>
      <w:r w:rsidR="00805253" w:rsidRPr="00F1593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="00510466" w:rsidRPr="00F15933">
        <w:rPr>
          <w:rFonts w:ascii="Times New Roman" w:hAnsi="Times New Roman" w:cs="Times New Roman"/>
          <w:bCs/>
          <w:sz w:val="24"/>
          <w:szCs w:val="24"/>
        </w:rPr>
        <w:t>.</w:t>
      </w:r>
      <w:r w:rsidR="00510466" w:rsidRPr="002E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0492" w:rsidRPr="002E7301">
        <w:rPr>
          <w:rFonts w:ascii="Times New Roman" w:hAnsi="Times New Roman" w:cs="Times New Roman"/>
          <w:bCs/>
          <w:sz w:val="24"/>
          <w:szCs w:val="24"/>
        </w:rPr>
        <w:t>Data on the frequency of individual cow milk somatic cell count</w:t>
      </w:r>
      <w:r w:rsidR="00510466" w:rsidRPr="003643DE">
        <w:rPr>
          <w:rFonts w:ascii="Times New Roman" w:hAnsi="Times New Roman" w:cs="Times New Roman"/>
          <w:bCs/>
          <w:sz w:val="24"/>
          <w:szCs w:val="24"/>
        </w:rPr>
        <w:t xml:space="preserve"> (SCC)</w:t>
      </w:r>
      <w:r w:rsidR="003C0492" w:rsidRPr="003643DE">
        <w:rPr>
          <w:rFonts w:ascii="Times New Roman" w:hAnsi="Times New Roman" w:cs="Times New Roman"/>
          <w:bCs/>
          <w:sz w:val="24"/>
          <w:szCs w:val="24"/>
        </w:rPr>
        <w:t xml:space="preserve"> testing was collected because our research group is interested in conducting future studies on the relationship between bedding </w:t>
      </w:r>
      <w:r w:rsidR="003C0492" w:rsidRPr="00994760">
        <w:rPr>
          <w:rFonts w:ascii="Times New Roman" w:hAnsi="Times New Roman" w:cs="Times New Roman"/>
          <w:bCs/>
          <w:sz w:val="24"/>
          <w:szCs w:val="24"/>
        </w:rPr>
        <w:t>practices and mastitis</w:t>
      </w:r>
      <w:r w:rsidR="00E75F56" w:rsidRPr="00994760">
        <w:rPr>
          <w:rFonts w:ascii="Times New Roman" w:hAnsi="Times New Roman" w:cs="Times New Roman"/>
          <w:bCs/>
          <w:sz w:val="24"/>
          <w:szCs w:val="24"/>
        </w:rPr>
        <w:t xml:space="preserve"> in organic dairy herds</w:t>
      </w:r>
      <w:r w:rsidR="003C0492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940840" w:rsidRPr="00994760">
        <w:rPr>
          <w:rFonts w:ascii="Times New Roman" w:hAnsi="Times New Roman" w:cs="Times New Roman"/>
          <w:bCs/>
          <w:sz w:val="24"/>
          <w:szCs w:val="24"/>
        </w:rPr>
        <w:t xml:space="preserve">Three respondents did not report SCC testing frequency on their farm and were excluded from analysis of associations between SCC testing and facility or bedding types. </w:t>
      </w:r>
      <w:r w:rsidR="00E8002B" w:rsidRPr="00994760">
        <w:rPr>
          <w:rFonts w:ascii="Times New Roman" w:hAnsi="Times New Roman" w:cs="Times New Roman"/>
          <w:bCs/>
          <w:sz w:val="24"/>
          <w:szCs w:val="24"/>
        </w:rPr>
        <w:t>Ninety</w:t>
      </w:r>
      <w:r w:rsidR="004B12A9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(</w:t>
      </w:r>
      <w:r w:rsidR="00E8002B" w:rsidRPr="00994760">
        <w:rPr>
          <w:rFonts w:ascii="Times New Roman" w:hAnsi="Times New Roman" w:cs="Times New Roman"/>
          <w:bCs/>
          <w:sz w:val="24"/>
          <w:szCs w:val="24"/>
        </w:rPr>
        <w:t>6</w:t>
      </w:r>
      <w:r w:rsidR="0060046B" w:rsidRPr="00994760">
        <w:rPr>
          <w:rFonts w:ascii="Times New Roman" w:hAnsi="Times New Roman" w:cs="Times New Roman"/>
          <w:bCs/>
          <w:sz w:val="24"/>
          <w:szCs w:val="24"/>
        </w:rPr>
        <w:t>3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%</w:t>
      </w:r>
      <w:r w:rsidR="0060046B" w:rsidRPr="0099476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60046B" w:rsidRPr="00CE559D">
        <w:rPr>
          <w:rFonts w:ascii="Times New Roman" w:hAnsi="Times New Roman" w:cs="Times New Roman"/>
          <w:bCs/>
          <w:sz w:val="24"/>
          <w:szCs w:val="24"/>
        </w:rPr>
        <w:t>CI</w:t>
      </w:r>
      <w:r w:rsidR="0060046B" w:rsidRPr="00CE559D">
        <w:rPr>
          <w:rFonts w:ascii="Times New Roman" w:hAnsi="Times New Roman" w:cs="Times New Roman"/>
          <w:bCs/>
          <w:sz w:val="24"/>
          <w:szCs w:val="24"/>
          <w:vertAlign w:val="subscript"/>
        </w:rPr>
        <w:t>95</w:t>
      </w:r>
      <w:r w:rsidR="0060046B" w:rsidRPr="00CE559D">
        <w:rPr>
          <w:rFonts w:ascii="Times New Roman" w:hAnsi="Times New Roman" w:cs="Times New Roman"/>
          <w:bCs/>
          <w:sz w:val="24"/>
          <w:szCs w:val="24"/>
        </w:rPr>
        <w:t xml:space="preserve"> 56 – 71%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="0060046B" w:rsidRPr="00994760">
        <w:rPr>
          <w:rFonts w:ascii="Times New Roman" w:hAnsi="Times New Roman" w:cs="Times New Roman"/>
          <w:bCs/>
          <w:sz w:val="24"/>
          <w:szCs w:val="24"/>
        </w:rPr>
        <w:t xml:space="preserve">of 142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producers reported</w:t>
      </w:r>
      <w:r w:rsidR="003C0492" w:rsidRPr="00994760">
        <w:rPr>
          <w:rFonts w:ascii="Times New Roman" w:hAnsi="Times New Roman" w:cs="Times New Roman"/>
          <w:bCs/>
          <w:sz w:val="24"/>
          <w:szCs w:val="24"/>
        </w:rPr>
        <w:t xml:space="preserve"> testing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SCC for individual cows</w:t>
      </w:r>
      <w:r w:rsidR="00F704B0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0492" w:rsidRPr="00994760">
        <w:rPr>
          <w:rFonts w:ascii="Times New Roman" w:hAnsi="Times New Roman" w:cs="Times New Roman"/>
          <w:bCs/>
          <w:sz w:val="24"/>
          <w:szCs w:val="24"/>
        </w:rPr>
        <w:t xml:space="preserve">approximately monthly or more frequently </w:t>
      </w:r>
      <w:r w:rsidR="00F704B0" w:rsidRPr="00994760">
        <w:rPr>
          <w:rFonts w:ascii="Times New Roman" w:hAnsi="Times New Roman" w:cs="Times New Roman"/>
          <w:bCs/>
          <w:sz w:val="24"/>
          <w:szCs w:val="24"/>
        </w:rPr>
        <w:t>(Fig</w:t>
      </w:r>
      <w:r w:rsidR="004B12A9" w:rsidRPr="00994760">
        <w:rPr>
          <w:rFonts w:ascii="Times New Roman" w:hAnsi="Times New Roman" w:cs="Times New Roman"/>
          <w:bCs/>
          <w:sz w:val="24"/>
          <w:szCs w:val="24"/>
        </w:rPr>
        <w:t>ure 4</w:t>
      </w:r>
      <w:r w:rsidR="00F704B0" w:rsidRPr="00994760">
        <w:rPr>
          <w:rFonts w:ascii="Times New Roman" w:hAnsi="Times New Roman" w:cs="Times New Roman"/>
          <w:bCs/>
          <w:sz w:val="24"/>
          <w:szCs w:val="24"/>
        </w:rPr>
        <w:t>)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41C08" w:rsidRPr="00994760">
        <w:rPr>
          <w:rFonts w:ascii="Times New Roman" w:hAnsi="Times New Roman" w:cs="Times New Roman"/>
          <w:bCs/>
          <w:sz w:val="24"/>
          <w:szCs w:val="24"/>
        </w:rPr>
        <w:t xml:space="preserve">In previous surveys, 69% of 35 organic </w:t>
      </w:r>
      <w:r w:rsidR="0091580F" w:rsidRPr="00994760">
        <w:rPr>
          <w:rFonts w:ascii="Times New Roman" w:hAnsi="Times New Roman" w:cs="Times New Roman"/>
          <w:bCs/>
          <w:sz w:val="24"/>
          <w:szCs w:val="24"/>
        </w:rPr>
        <w:t xml:space="preserve">dairy </w:t>
      </w:r>
      <w:r w:rsidR="00B41C08" w:rsidRPr="00994760">
        <w:rPr>
          <w:rFonts w:ascii="Times New Roman" w:hAnsi="Times New Roman" w:cs="Times New Roman"/>
          <w:bCs/>
          <w:sz w:val="24"/>
          <w:szCs w:val="24"/>
        </w:rPr>
        <w:t xml:space="preserve">farms </w:t>
      </w:r>
      <w:r w:rsidR="0060046B" w:rsidRPr="000606E6">
        <w:rPr>
          <w:rFonts w:ascii="Times New Roman" w:hAnsi="Times New Roman" w:cs="Times New Roman"/>
          <w:bCs/>
          <w:sz w:val="24"/>
          <w:szCs w:val="24"/>
        </w:rPr>
        <w:t xml:space="preserve">in Minnesota (Sorge et al., 2017) and 53% of </w:t>
      </w:r>
      <w:r w:rsidR="0091580F" w:rsidRPr="000606E6">
        <w:rPr>
          <w:rFonts w:ascii="Times New Roman" w:hAnsi="Times New Roman" w:cs="Times New Roman"/>
          <w:bCs/>
          <w:sz w:val="24"/>
          <w:szCs w:val="24"/>
        </w:rPr>
        <w:t xml:space="preserve">192 </w:t>
      </w:r>
      <w:r w:rsidR="0060046B" w:rsidRPr="000606E6">
        <w:rPr>
          <w:rFonts w:ascii="Times New Roman" w:hAnsi="Times New Roman" w:cs="Times New Roman"/>
          <w:bCs/>
          <w:sz w:val="24"/>
          <w:szCs w:val="24"/>
        </w:rPr>
        <w:t xml:space="preserve">organic </w:t>
      </w:r>
      <w:r w:rsidR="0091580F" w:rsidRPr="000606E6">
        <w:rPr>
          <w:rFonts w:ascii="Times New Roman" w:hAnsi="Times New Roman" w:cs="Times New Roman"/>
          <w:bCs/>
          <w:sz w:val="24"/>
          <w:szCs w:val="24"/>
        </w:rPr>
        <w:t>dairy farms</w:t>
      </w:r>
      <w:r w:rsidR="0060046B" w:rsidRPr="004A3011">
        <w:rPr>
          <w:rFonts w:ascii="Times New Roman" w:hAnsi="Times New Roman" w:cs="Times New Roman"/>
          <w:bCs/>
          <w:sz w:val="24"/>
          <w:szCs w:val="24"/>
        </w:rPr>
        <w:t xml:space="preserve"> in New York, Oregon and </w:t>
      </w:r>
      <w:r w:rsidR="0091580F" w:rsidRPr="00E91661">
        <w:rPr>
          <w:rFonts w:ascii="Times New Roman" w:hAnsi="Times New Roman" w:cs="Times New Roman"/>
          <w:bCs/>
          <w:sz w:val="24"/>
          <w:szCs w:val="24"/>
        </w:rPr>
        <w:t>Wisconsin</w:t>
      </w:r>
      <w:r w:rsidR="0060046B" w:rsidRPr="00E916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6EB3" w:rsidRPr="00A0337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="00476EB3" w:rsidRPr="00A0337B">
        <w:rPr>
          <w:rFonts w:ascii="Times New Roman" w:hAnsi="Times New Roman" w:cs="Times New Roman"/>
          <w:bCs/>
          <w:sz w:val="24"/>
          <w:szCs w:val="24"/>
        </w:rPr>
        <w:t>Stiglbauer</w:t>
      </w:r>
      <w:proofErr w:type="spellEnd"/>
      <w:r w:rsidR="00476EB3" w:rsidRPr="00A0337B">
        <w:rPr>
          <w:rFonts w:ascii="Times New Roman" w:hAnsi="Times New Roman" w:cs="Times New Roman"/>
          <w:bCs/>
          <w:sz w:val="24"/>
          <w:szCs w:val="24"/>
        </w:rPr>
        <w:t xml:space="preserve"> et al.</w:t>
      </w:r>
      <w:r w:rsidR="00BD298E" w:rsidRPr="00A0337B">
        <w:rPr>
          <w:rFonts w:ascii="Times New Roman" w:hAnsi="Times New Roman" w:cs="Times New Roman"/>
          <w:bCs/>
          <w:sz w:val="24"/>
          <w:szCs w:val="24"/>
        </w:rPr>
        <w:t>,</w:t>
      </w:r>
      <w:r w:rsidR="00476EB3" w:rsidRPr="00A0337B">
        <w:rPr>
          <w:rFonts w:ascii="Times New Roman" w:hAnsi="Times New Roman" w:cs="Times New Roman"/>
          <w:bCs/>
          <w:sz w:val="24"/>
          <w:szCs w:val="24"/>
        </w:rPr>
        <w:t xml:space="preserve"> 2013), </w:t>
      </w:r>
      <w:r w:rsidR="0060046B" w:rsidRPr="00A0337B">
        <w:rPr>
          <w:rFonts w:ascii="Times New Roman" w:hAnsi="Times New Roman" w:cs="Times New Roman"/>
          <w:bCs/>
          <w:sz w:val="24"/>
          <w:szCs w:val="24"/>
        </w:rPr>
        <w:t>reporting using DHIA services</w:t>
      </w:r>
      <w:r w:rsidR="0091580F" w:rsidRPr="00A0337B">
        <w:rPr>
          <w:rFonts w:ascii="Times New Roman" w:hAnsi="Times New Roman" w:cs="Times New Roman"/>
          <w:bCs/>
          <w:sz w:val="24"/>
          <w:szCs w:val="24"/>
        </w:rPr>
        <w:t xml:space="preserve">, although neither study appeared to explore how organic dairy farmers use DHIA </w:t>
      </w:r>
      <w:r w:rsidR="004462CC" w:rsidRPr="00CE559D">
        <w:rPr>
          <w:rFonts w:ascii="Times New Roman" w:hAnsi="Times New Roman" w:cs="Times New Roman"/>
          <w:bCs/>
          <w:sz w:val="24"/>
          <w:szCs w:val="24"/>
          <w:rPrChange w:id="11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testing data, frequency of SCC testing, or if SCC testing frequency was associated with other management practices</w:t>
      </w:r>
      <w:r w:rsidR="0060046B" w:rsidRPr="00CE559D">
        <w:rPr>
          <w:rFonts w:ascii="Times New Roman" w:hAnsi="Times New Roman" w:cs="Times New Roman"/>
          <w:bCs/>
          <w:sz w:val="24"/>
          <w:szCs w:val="24"/>
          <w:rPrChange w:id="11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3A1C0A" w:rsidRPr="00CE559D">
        <w:rPr>
          <w:rFonts w:ascii="Times New Roman" w:hAnsi="Times New Roman" w:cs="Times New Roman"/>
          <w:bCs/>
          <w:sz w:val="24"/>
          <w:szCs w:val="24"/>
          <w:rPrChange w:id="11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There was a </w:t>
      </w:r>
      <w:ins w:id="1176" w:author="Tucker Andrews" w:date="2020-10-07T15:11:00Z">
        <w:r w:rsidR="00D72D0A">
          <w:rPr>
            <w:rFonts w:ascii="Times New Roman" w:hAnsi="Times New Roman" w:cs="Times New Roman"/>
            <w:bCs/>
            <w:sz w:val="24"/>
            <w:szCs w:val="24"/>
          </w:rPr>
          <w:t xml:space="preserve">direct </w:t>
        </w:r>
      </w:ins>
      <w:del w:id="1177" w:author="Tucker Andrews" w:date="2020-10-07T15:11:00Z">
        <w:r w:rsidR="003A1C0A" w:rsidRPr="00CE559D" w:rsidDel="00D72D0A">
          <w:rPr>
            <w:rFonts w:ascii="Times New Roman" w:hAnsi="Times New Roman" w:cs="Times New Roman"/>
            <w:bCs/>
            <w:sz w:val="24"/>
            <w:szCs w:val="24"/>
            <w:rPrChange w:id="117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significant </w:delText>
        </w:r>
      </w:del>
      <w:r w:rsidR="004462CC" w:rsidRPr="00CE559D">
        <w:rPr>
          <w:rFonts w:ascii="Times New Roman" w:hAnsi="Times New Roman" w:cs="Times New Roman"/>
          <w:bCs/>
          <w:sz w:val="24"/>
          <w:szCs w:val="24"/>
          <w:rPrChange w:id="11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association </w:t>
      </w:r>
      <w:del w:id="1180" w:author="Tucker Andrews" w:date="2020-10-07T15:11:00Z">
        <w:r w:rsidR="00B41C08" w:rsidRPr="00CE559D" w:rsidDel="00D72D0A">
          <w:rPr>
            <w:rFonts w:ascii="Times New Roman" w:hAnsi="Times New Roman" w:cs="Times New Roman"/>
            <w:bCs/>
            <w:sz w:val="24"/>
            <w:szCs w:val="24"/>
            <w:rPrChange w:id="118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(</w:delText>
        </w:r>
        <w:r w:rsidR="00B41C08" w:rsidRPr="00CE559D" w:rsidDel="00D72D0A">
          <w:rPr>
            <w:rFonts w:ascii="Times New Roman" w:hAnsi="Times New Roman" w:cs="Times New Roman"/>
            <w:bCs/>
            <w:i/>
            <w:sz w:val="24"/>
            <w:szCs w:val="24"/>
            <w:rPrChange w:id="1182" w:author="Tucker Andrews" w:date="2020-10-07T11:36:00Z">
              <w:rPr>
                <w:rFonts w:ascii="Times New Roman" w:hAnsi="Times New Roman" w:cs="Times New Roman"/>
                <w:i/>
                <w:sz w:val="24"/>
                <w:szCs w:val="24"/>
              </w:rPr>
            </w:rPrChange>
          </w:rPr>
          <w:delText>P</w:delText>
        </w:r>
        <w:r w:rsidR="00715D63" w:rsidRPr="00CE559D" w:rsidDel="00D72D0A">
          <w:rPr>
            <w:rFonts w:ascii="Times New Roman" w:hAnsi="Times New Roman" w:cs="Times New Roman"/>
            <w:bCs/>
            <w:i/>
            <w:sz w:val="24"/>
            <w:szCs w:val="24"/>
            <w:rPrChange w:id="1183" w:author="Tucker Andrews" w:date="2020-10-07T11:36:00Z">
              <w:rPr>
                <w:rFonts w:ascii="Times New Roman" w:hAnsi="Times New Roman" w:cs="Times New Roman"/>
                <w:i/>
                <w:sz w:val="24"/>
                <w:szCs w:val="24"/>
              </w:rPr>
            </w:rPrChange>
          </w:rPr>
          <w:delText xml:space="preserve"> </w:delText>
        </w:r>
        <w:r w:rsidR="00B41C08" w:rsidRPr="00CE559D" w:rsidDel="00D72D0A">
          <w:rPr>
            <w:rFonts w:ascii="Times New Roman" w:hAnsi="Times New Roman" w:cs="Times New Roman"/>
            <w:bCs/>
            <w:sz w:val="24"/>
            <w:szCs w:val="24"/>
            <w:rPrChange w:id="118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=</w:delText>
        </w:r>
        <w:r w:rsidR="00715D63" w:rsidRPr="00CE559D" w:rsidDel="00D72D0A">
          <w:rPr>
            <w:rFonts w:ascii="Times New Roman" w:hAnsi="Times New Roman" w:cs="Times New Roman"/>
            <w:bCs/>
            <w:sz w:val="24"/>
            <w:szCs w:val="24"/>
            <w:rPrChange w:id="118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r w:rsidR="00B41C08" w:rsidRPr="00CE559D" w:rsidDel="00D72D0A">
          <w:rPr>
            <w:rFonts w:ascii="Times New Roman" w:hAnsi="Times New Roman" w:cs="Times New Roman"/>
            <w:bCs/>
            <w:sz w:val="24"/>
            <w:szCs w:val="24"/>
            <w:rPrChange w:id="118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0.019) </w:delText>
        </w:r>
      </w:del>
      <w:r w:rsidR="004462CC" w:rsidRPr="00CE559D">
        <w:rPr>
          <w:rFonts w:ascii="Times New Roman" w:hAnsi="Times New Roman" w:cs="Times New Roman"/>
          <w:bCs/>
          <w:sz w:val="24"/>
          <w:szCs w:val="24"/>
          <w:rPrChange w:id="11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between</w:t>
      </w:r>
      <w:r w:rsidR="003A1C0A" w:rsidRPr="00CE559D">
        <w:rPr>
          <w:rFonts w:ascii="Times New Roman" w:hAnsi="Times New Roman" w:cs="Times New Roman"/>
          <w:bCs/>
          <w:sz w:val="24"/>
          <w:szCs w:val="24"/>
          <w:rPrChange w:id="11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housing type </w:t>
      </w:r>
      <w:r w:rsidR="00C845D8" w:rsidRPr="00CE559D">
        <w:rPr>
          <w:rFonts w:ascii="Times New Roman" w:hAnsi="Times New Roman" w:cs="Times New Roman"/>
          <w:bCs/>
          <w:sz w:val="24"/>
          <w:szCs w:val="24"/>
          <w:rPrChange w:id="11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and</w:t>
      </w:r>
      <w:r w:rsidR="003A1C0A" w:rsidRPr="00CE559D">
        <w:rPr>
          <w:rFonts w:ascii="Times New Roman" w:hAnsi="Times New Roman" w:cs="Times New Roman"/>
          <w:bCs/>
          <w:sz w:val="24"/>
          <w:szCs w:val="24"/>
          <w:rPrChange w:id="11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SCC testing frequency</w:t>
      </w:r>
      <w:ins w:id="1191" w:author="Tucker Andrews" w:date="2020-10-07T15:11:00Z">
        <w:r w:rsidR="00D72D0A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  <w:r w:rsidR="00D72D0A" w:rsidRPr="00C2733D">
          <w:rPr>
            <w:rFonts w:ascii="Times New Roman" w:hAnsi="Times New Roman" w:cs="Times New Roman"/>
            <w:bCs/>
            <w:sz w:val="24"/>
            <w:szCs w:val="24"/>
          </w:rPr>
          <w:t>(</w:t>
        </w:r>
        <w:r w:rsidR="00D72D0A" w:rsidRPr="00C2733D">
          <w:rPr>
            <w:rFonts w:ascii="Times New Roman" w:hAnsi="Times New Roman" w:cs="Times New Roman"/>
            <w:bCs/>
            <w:i/>
            <w:sz w:val="24"/>
            <w:szCs w:val="24"/>
          </w:rPr>
          <w:t xml:space="preserve">P </w:t>
        </w:r>
        <w:r w:rsidR="00D72D0A" w:rsidRPr="00C2733D">
          <w:rPr>
            <w:rFonts w:ascii="Times New Roman" w:hAnsi="Times New Roman" w:cs="Times New Roman"/>
            <w:bCs/>
            <w:sz w:val="24"/>
            <w:szCs w:val="24"/>
          </w:rPr>
          <w:t>= 0.019)</w:t>
        </w:r>
        <w:r w:rsidR="00D72D0A">
          <w:rPr>
            <w:rFonts w:ascii="Times New Roman" w:hAnsi="Times New Roman" w:cs="Times New Roman"/>
            <w:bCs/>
            <w:sz w:val="24"/>
            <w:szCs w:val="24"/>
          </w:rPr>
          <w:t>.</w:t>
        </w:r>
        <w:r w:rsidR="00D72D0A" w:rsidRPr="00C2733D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del w:id="1192" w:author="Tucker Andrews" w:date="2020-10-07T15:29:00Z">
        <w:r w:rsidR="003A1C0A" w:rsidRPr="00CE559D" w:rsidDel="0082057F">
          <w:rPr>
            <w:rFonts w:ascii="Times New Roman" w:hAnsi="Times New Roman" w:cs="Times New Roman"/>
            <w:bCs/>
            <w:sz w:val="24"/>
            <w:szCs w:val="24"/>
            <w:rPrChange w:id="119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i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19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n a logistic regression model with a binary outcome of SCC testing approximately monthly or greater (</w:delText>
        </w:r>
        <w:r w:rsidR="00C845D8" w:rsidRPr="00CE559D" w:rsidDel="0082057F">
          <w:rPr>
            <w:rFonts w:ascii="Times New Roman" w:hAnsi="Times New Roman" w:cs="Times New Roman"/>
            <w:bCs/>
            <w:sz w:val="24"/>
            <w:szCs w:val="24"/>
            <w:rPrChange w:id="119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“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19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yes</w:delText>
        </w:r>
        <w:r w:rsidR="00C845D8" w:rsidRPr="00CE559D" w:rsidDel="0082057F">
          <w:rPr>
            <w:rFonts w:ascii="Times New Roman" w:hAnsi="Times New Roman" w:cs="Times New Roman"/>
            <w:bCs/>
            <w:sz w:val="24"/>
            <w:szCs w:val="24"/>
            <w:rPrChange w:id="119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”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19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or </w:delText>
        </w:r>
        <w:r w:rsidR="00C845D8" w:rsidRPr="00CE559D" w:rsidDel="0082057F">
          <w:rPr>
            <w:rFonts w:ascii="Times New Roman" w:hAnsi="Times New Roman" w:cs="Times New Roman"/>
            <w:bCs/>
            <w:sz w:val="24"/>
            <w:szCs w:val="24"/>
            <w:rPrChange w:id="119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“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no</w:delText>
        </w:r>
        <w:r w:rsidR="00C845D8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”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), and including the </w:delText>
        </w:r>
        <w:r w:rsidR="003A1C0A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combined 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housing </w:delText>
        </w:r>
        <w:r w:rsidR="003A1C0A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&amp; 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bedding type as predictor variable with 5</w:delText>
        </w:r>
        <w:r w:rsidR="004462CC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levels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(</w:delText>
        </w:r>
        <w:r w:rsidR="008276E5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0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tiestall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wood, </w:delText>
        </w:r>
        <w:r w:rsidR="008276E5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freestall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sand, </w:delText>
        </w:r>
        <w:r w:rsidR="008276E5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freestall</w:delText>
        </w:r>
        <w:r w:rsidR="00881866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wood, bedded-pack, or other)</w:delText>
        </w:r>
        <w:r w:rsidR="003A1C0A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r w:rsidR="008276E5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freestall</w:delText>
        </w:r>
        <w:r w:rsidR="003A1C0A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1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sand. </w:delText>
        </w:r>
      </w:del>
      <w:r w:rsidR="00B41C08" w:rsidRPr="002E7301">
        <w:rPr>
          <w:rFonts w:ascii="Times New Roman" w:hAnsi="Times New Roman" w:cs="Times New Roman"/>
          <w:bCs/>
          <w:sz w:val="24"/>
          <w:szCs w:val="24"/>
        </w:rPr>
        <w:t xml:space="preserve">Producers using </w:t>
      </w:r>
      <w:proofErr w:type="spellStart"/>
      <w:r w:rsidR="008276E5" w:rsidRPr="003643DE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="00881866" w:rsidRPr="003643DE">
        <w:rPr>
          <w:rFonts w:ascii="Times New Roman" w:hAnsi="Times New Roman" w:cs="Times New Roman"/>
          <w:bCs/>
          <w:sz w:val="24"/>
          <w:szCs w:val="24"/>
        </w:rPr>
        <w:t xml:space="preserve"> sand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46D26" w:rsidRPr="00994760">
        <w:rPr>
          <w:rFonts w:ascii="Times New Roman" w:hAnsi="Times New Roman" w:cs="Times New Roman"/>
          <w:bCs/>
          <w:sz w:val="24"/>
          <w:szCs w:val="24"/>
        </w:rPr>
        <w:t xml:space="preserve">facilities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were </w:t>
      </w:r>
      <w:r w:rsidR="00881866" w:rsidRPr="00994760">
        <w:rPr>
          <w:rFonts w:ascii="Times New Roman" w:hAnsi="Times New Roman" w:cs="Times New Roman"/>
          <w:bCs/>
          <w:sz w:val="24"/>
          <w:szCs w:val="24"/>
        </w:rPr>
        <w:t>less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 likely to test approximately monthly</w:t>
      </w:r>
      <w:r w:rsidR="006A3845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ins w:id="1218" w:author="Tucker Andrews" w:date="2020-10-07T15:29:00Z">
        <w:r w:rsidR="0082057F">
          <w:rPr>
            <w:rFonts w:ascii="Times New Roman" w:hAnsi="Times New Roman" w:cs="Times New Roman"/>
            <w:bCs/>
            <w:sz w:val="24"/>
            <w:szCs w:val="24"/>
          </w:rPr>
          <w:t xml:space="preserve">or greater </w:t>
        </w:r>
      </w:ins>
      <w:r w:rsidR="00881866" w:rsidRPr="00994760">
        <w:rPr>
          <w:rFonts w:ascii="Times New Roman" w:hAnsi="Times New Roman" w:cs="Times New Roman"/>
          <w:bCs/>
          <w:sz w:val="24"/>
          <w:szCs w:val="24"/>
        </w:rPr>
        <w:t>compared to</w:t>
      </w:r>
      <w:r w:rsidR="006A3845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3E60" w:rsidRPr="00994760">
        <w:rPr>
          <w:rFonts w:ascii="Times New Roman" w:hAnsi="Times New Roman" w:cs="Times New Roman"/>
          <w:bCs/>
          <w:sz w:val="24"/>
          <w:szCs w:val="24"/>
        </w:rPr>
        <w:t xml:space="preserve">those using </w:t>
      </w:r>
      <w:proofErr w:type="spellStart"/>
      <w:r w:rsidR="008276E5" w:rsidRPr="00994760">
        <w:rPr>
          <w:rFonts w:ascii="Times New Roman" w:hAnsi="Times New Roman" w:cs="Times New Roman"/>
          <w:bCs/>
          <w:sz w:val="24"/>
          <w:szCs w:val="24"/>
        </w:rPr>
        <w:t>tiestall</w:t>
      </w:r>
      <w:r w:rsidR="00B03E60" w:rsidRPr="00994760">
        <w:rPr>
          <w:rFonts w:ascii="Times New Roman" w:hAnsi="Times New Roman" w:cs="Times New Roman"/>
          <w:bCs/>
          <w:sz w:val="24"/>
          <w:szCs w:val="24"/>
        </w:rPr>
        <w:t>s</w:t>
      </w:r>
      <w:proofErr w:type="spellEnd"/>
      <w:r w:rsidR="006A3845" w:rsidRPr="00994760">
        <w:rPr>
          <w:rFonts w:ascii="Times New Roman" w:hAnsi="Times New Roman" w:cs="Times New Roman"/>
          <w:bCs/>
          <w:sz w:val="24"/>
          <w:szCs w:val="24"/>
        </w:rPr>
        <w:t xml:space="preserve"> with wood bedding </w:t>
      </w:r>
      <w:r w:rsidR="00881866" w:rsidRPr="00994760">
        <w:rPr>
          <w:rFonts w:ascii="Times New Roman" w:hAnsi="Times New Roman" w:cs="Times New Roman"/>
          <w:bCs/>
          <w:sz w:val="24"/>
          <w:szCs w:val="24"/>
        </w:rPr>
        <w:t>(</w:t>
      </w:r>
      <w:del w:id="1219" w:author="Tucker Andrews" w:date="2020-10-07T15:30:00Z">
        <w:r w:rsidR="00B41C08" w:rsidRPr="00CE559D" w:rsidDel="0082057F">
          <w:rPr>
            <w:rFonts w:ascii="Times New Roman" w:hAnsi="Times New Roman" w:cs="Times New Roman"/>
            <w:bCs/>
            <w:sz w:val="24"/>
            <w:szCs w:val="24"/>
            <w:rPrChange w:id="122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Post-hoc pairwise comparisons using Tukey's HSD </w:delText>
        </w:r>
      </w:del>
      <w:r w:rsidR="00881866" w:rsidRPr="00CE559D">
        <w:rPr>
          <w:rFonts w:ascii="Times New Roman" w:hAnsi="Times New Roman" w:cs="Times New Roman"/>
          <w:bCs/>
          <w:i/>
          <w:sz w:val="24"/>
          <w:szCs w:val="24"/>
          <w:rPrChange w:id="1221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P</w:t>
      </w:r>
      <w:r w:rsidR="00BD298E" w:rsidRPr="00CE559D">
        <w:rPr>
          <w:rFonts w:ascii="Times New Roman" w:hAnsi="Times New Roman" w:cs="Times New Roman"/>
          <w:bCs/>
          <w:i/>
          <w:sz w:val="24"/>
          <w:szCs w:val="24"/>
          <w:rPrChange w:id="1222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 </w:t>
      </w:r>
      <w:r w:rsidR="00B41C08" w:rsidRPr="00CE559D">
        <w:rPr>
          <w:rFonts w:ascii="Times New Roman" w:hAnsi="Times New Roman" w:cs="Times New Roman"/>
          <w:bCs/>
          <w:sz w:val="24"/>
          <w:szCs w:val="24"/>
          <w:rPrChange w:id="12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=</w:t>
      </w:r>
      <w:r w:rsidR="00BD298E" w:rsidRPr="00CE559D">
        <w:rPr>
          <w:rFonts w:ascii="Times New Roman" w:hAnsi="Times New Roman" w:cs="Times New Roman"/>
          <w:bCs/>
          <w:sz w:val="24"/>
          <w:szCs w:val="24"/>
          <w:rPrChange w:id="12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B41C08" w:rsidRPr="00CE559D">
        <w:rPr>
          <w:rFonts w:ascii="Times New Roman" w:hAnsi="Times New Roman" w:cs="Times New Roman"/>
          <w:bCs/>
          <w:sz w:val="24"/>
          <w:szCs w:val="24"/>
          <w:rPrChange w:id="12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0.012</w:t>
      </w:r>
      <w:r w:rsidR="00881866" w:rsidRPr="00CE559D">
        <w:rPr>
          <w:rFonts w:ascii="Times New Roman" w:hAnsi="Times New Roman" w:cs="Times New Roman"/>
          <w:bCs/>
          <w:sz w:val="24"/>
          <w:szCs w:val="24"/>
          <w:rPrChange w:id="12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12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805253" w:rsidRPr="00CE559D">
        <w:rPr>
          <w:rFonts w:ascii="Times New Roman" w:hAnsi="Times New Roman" w:cs="Times New Roman"/>
          <w:bCs/>
          <w:sz w:val="24"/>
          <w:szCs w:val="24"/>
          <w:rPrChange w:id="12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4462CC" w:rsidRPr="00CE559D">
        <w:rPr>
          <w:rFonts w:ascii="Times New Roman" w:hAnsi="Times New Roman" w:cs="Times New Roman"/>
          <w:bCs/>
          <w:sz w:val="24"/>
          <w:szCs w:val="24"/>
          <w:rPrChange w:id="12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Number of lactating cows was not associated with SCC testing frequency (</w:t>
      </w:r>
      <w:r w:rsidR="004462CC" w:rsidRPr="00CE559D">
        <w:rPr>
          <w:rFonts w:ascii="Times New Roman" w:hAnsi="Times New Roman" w:cs="Times New Roman"/>
          <w:bCs/>
          <w:i/>
          <w:sz w:val="24"/>
          <w:szCs w:val="24"/>
          <w:rPrChange w:id="1230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P</w:t>
      </w:r>
      <w:r w:rsidR="00715D63" w:rsidRPr="00CE559D">
        <w:rPr>
          <w:rFonts w:ascii="Times New Roman" w:hAnsi="Times New Roman" w:cs="Times New Roman"/>
          <w:bCs/>
          <w:i/>
          <w:sz w:val="24"/>
          <w:szCs w:val="24"/>
          <w:rPrChange w:id="1231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 </w:t>
      </w:r>
      <w:r w:rsidR="004462CC" w:rsidRPr="00CE559D">
        <w:rPr>
          <w:rFonts w:ascii="Times New Roman" w:hAnsi="Times New Roman" w:cs="Times New Roman"/>
          <w:bCs/>
          <w:sz w:val="24"/>
          <w:szCs w:val="24"/>
          <w:rPrChange w:id="12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=</w:t>
      </w:r>
      <w:r w:rsidR="00715D63" w:rsidRPr="00CE559D">
        <w:rPr>
          <w:rFonts w:ascii="Times New Roman" w:hAnsi="Times New Roman" w:cs="Times New Roman"/>
          <w:bCs/>
          <w:sz w:val="24"/>
          <w:szCs w:val="24"/>
          <w:rPrChange w:id="12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4462CC" w:rsidRPr="00CE559D">
        <w:rPr>
          <w:rFonts w:ascii="Times New Roman" w:hAnsi="Times New Roman" w:cs="Times New Roman"/>
          <w:bCs/>
          <w:sz w:val="24"/>
          <w:szCs w:val="24"/>
          <w:rPrChange w:id="12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0.17) </w:t>
      </w:r>
      <w:commentRangeStart w:id="1235"/>
      <w:r w:rsidR="004462CC" w:rsidRPr="00CE559D">
        <w:rPr>
          <w:rFonts w:ascii="Times New Roman" w:hAnsi="Times New Roman" w:cs="Times New Roman"/>
          <w:bCs/>
          <w:sz w:val="24"/>
          <w:szCs w:val="24"/>
          <w:rPrChange w:id="12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and inclusion of both housing type and herd size did not improve the overall fit of the model compared to the model with only housing type. </w:t>
      </w:r>
      <w:commentRangeEnd w:id="1235"/>
      <w:r w:rsidR="001831B3">
        <w:rPr>
          <w:rStyle w:val="CommentReference"/>
        </w:rPr>
        <w:commentReference w:id="1235"/>
      </w:r>
    </w:p>
    <w:p w14:paraId="364F0780" w14:textId="0B0D8CDE" w:rsidR="0036296C" w:rsidRPr="00994760" w:rsidRDefault="00E304A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4A3011">
        <w:rPr>
          <w:rFonts w:ascii="Times New Roman" w:hAnsi="Times New Roman" w:cs="Times New Roman"/>
          <w:bCs/>
          <w:sz w:val="24"/>
          <w:szCs w:val="24"/>
        </w:rPr>
        <w:tab/>
      </w:r>
      <w:r w:rsidR="004462CC" w:rsidRPr="004A3011">
        <w:rPr>
          <w:rFonts w:ascii="Times New Roman" w:hAnsi="Times New Roman" w:cs="Times New Roman"/>
          <w:bCs/>
          <w:sz w:val="24"/>
          <w:szCs w:val="24"/>
        </w:rPr>
        <w:t xml:space="preserve">While our estimate of individual cow SCC testing frequency appears to be similar to </w:t>
      </w:r>
      <w:r w:rsidR="00476EB3" w:rsidRPr="00E91661">
        <w:rPr>
          <w:rFonts w:ascii="Times New Roman" w:hAnsi="Times New Roman" w:cs="Times New Roman"/>
          <w:bCs/>
          <w:sz w:val="24"/>
          <w:szCs w:val="24"/>
        </w:rPr>
        <w:t xml:space="preserve">the frequency of DHIA </w:t>
      </w:r>
      <w:r w:rsidR="00476EB3" w:rsidRPr="00A0337B">
        <w:rPr>
          <w:rFonts w:ascii="Times New Roman" w:hAnsi="Times New Roman" w:cs="Times New Roman"/>
          <w:bCs/>
          <w:sz w:val="24"/>
          <w:szCs w:val="24"/>
        </w:rPr>
        <w:t>testing reported previously (</w:t>
      </w:r>
      <w:ins w:id="1237" w:author="Tucker Andrews" w:date="2020-10-08T14:29:00Z">
        <w:r w:rsidR="00E472A7" w:rsidRPr="00DD3B86">
          <w:rPr>
            <w:rFonts w:ascii="Times New Roman" w:hAnsi="Times New Roman" w:cs="Times New Roman"/>
            <w:bCs/>
            <w:sz w:val="24"/>
            <w:szCs w:val="24"/>
          </w:rPr>
          <w:t>Sorge et al., 2017</w:t>
        </w:r>
      </w:ins>
      <w:ins w:id="1238" w:author="Tucker Andrews" w:date="2020-10-08T14:30:00Z">
        <w:r w:rsidR="00E472A7">
          <w:rPr>
            <w:rFonts w:ascii="Times New Roman" w:hAnsi="Times New Roman" w:cs="Times New Roman"/>
            <w:bCs/>
            <w:sz w:val="24"/>
            <w:szCs w:val="24"/>
          </w:rPr>
          <w:t>;</w:t>
        </w:r>
      </w:ins>
      <w:ins w:id="1239" w:author="Tucker Andrews" w:date="2020-10-08T14:29:00Z">
        <w:r w:rsidR="00E472A7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proofErr w:type="spellStart"/>
      <w:r w:rsidR="00476EB3" w:rsidRPr="000606E6">
        <w:rPr>
          <w:rFonts w:ascii="Times New Roman" w:hAnsi="Times New Roman" w:cs="Times New Roman"/>
          <w:bCs/>
          <w:sz w:val="24"/>
          <w:szCs w:val="24"/>
        </w:rPr>
        <w:t>Stiglbauer</w:t>
      </w:r>
      <w:proofErr w:type="spellEnd"/>
      <w:r w:rsidR="00476EB3" w:rsidRPr="000606E6">
        <w:rPr>
          <w:rFonts w:ascii="Times New Roman" w:hAnsi="Times New Roman" w:cs="Times New Roman"/>
          <w:bCs/>
          <w:sz w:val="24"/>
          <w:szCs w:val="24"/>
        </w:rPr>
        <w:t xml:space="preserve"> et al.</w:t>
      </w:r>
      <w:r w:rsidR="00BD298E" w:rsidRPr="000606E6">
        <w:rPr>
          <w:rFonts w:ascii="Times New Roman" w:hAnsi="Times New Roman" w:cs="Times New Roman"/>
          <w:bCs/>
          <w:sz w:val="24"/>
          <w:szCs w:val="24"/>
        </w:rPr>
        <w:t>,</w:t>
      </w:r>
      <w:r w:rsidR="00476EB3" w:rsidRPr="000606E6">
        <w:rPr>
          <w:rFonts w:ascii="Times New Roman" w:hAnsi="Times New Roman" w:cs="Times New Roman"/>
          <w:bCs/>
          <w:sz w:val="24"/>
          <w:szCs w:val="24"/>
        </w:rPr>
        <w:t xml:space="preserve"> 2013</w:t>
      </w:r>
      <w:del w:id="1240" w:author="Tucker Andrews" w:date="2020-10-08T14:29:00Z">
        <w:r w:rsidR="00BD298E" w:rsidRPr="00CE559D" w:rsidDel="00E472A7">
          <w:rPr>
            <w:rFonts w:ascii="Times New Roman" w:hAnsi="Times New Roman" w:cs="Times New Roman"/>
            <w:bCs/>
            <w:sz w:val="24"/>
            <w:szCs w:val="24"/>
            <w:rPrChange w:id="1241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; Sorge et al., 2017</w:delText>
        </w:r>
      </w:del>
      <w:r w:rsidR="00476EB3" w:rsidRPr="00CE559D">
        <w:rPr>
          <w:rFonts w:ascii="Times New Roman" w:hAnsi="Times New Roman" w:cs="Times New Roman"/>
          <w:bCs/>
          <w:sz w:val="24"/>
          <w:szCs w:val="24"/>
          <w:rPrChange w:id="12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), the accuracy of our </w:t>
      </w:r>
      <w:r w:rsidRPr="00CE559D">
        <w:rPr>
          <w:rFonts w:ascii="Times New Roman" w:hAnsi="Times New Roman" w:cs="Times New Roman"/>
          <w:bCs/>
          <w:sz w:val="24"/>
          <w:szCs w:val="24"/>
          <w:rPrChange w:id="12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results </w:t>
      </w:r>
      <w:r w:rsidR="00476EB3" w:rsidRPr="00CE559D">
        <w:rPr>
          <w:rFonts w:ascii="Times New Roman" w:hAnsi="Times New Roman" w:cs="Times New Roman"/>
          <w:bCs/>
          <w:sz w:val="24"/>
          <w:szCs w:val="24"/>
          <w:rPrChange w:id="12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may have been </w:t>
      </w:r>
      <w:r w:rsidRPr="00CE559D">
        <w:rPr>
          <w:rFonts w:ascii="Times New Roman" w:hAnsi="Times New Roman" w:cs="Times New Roman"/>
          <w:bCs/>
          <w:sz w:val="24"/>
          <w:szCs w:val="24"/>
          <w:rPrChange w:id="12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restricted and possibly underestimated </w:t>
      </w:r>
      <w:r w:rsidR="00476EB3" w:rsidRPr="00CE559D">
        <w:rPr>
          <w:rFonts w:ascii="Times New Roman" w:hAnsi="Times New Roman" w:cs="Times New Roman"/>
          <w:bCs/>
          <w:sz w:val="24"/>
          <w:szCs w:val="24"/>
          <w:rPrChange w:id="12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due to the wording of our survey question. </w:t>
      </w:r>
      <w:r w:rsidR="00E75F56" w:rsidRPr="00CE559D">
        <w:rPr>
          <w:rFonts w:ascii="Times New Roman" w:hAnsi="Times New Roman" w:cs="Times New Roman"/>
          <w:bCs/>
          <w:sz w:val="24"/>
          <w:szCs w:val="24"/>
          <w:rPrChange w:id="12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As an </w:t>
      </w:r>
      <w:r w:rsidR="00E75F56" w:rsidRPr="00CE559D">
        <w:rPr>
          <w:rFonts w:ascii="Times New Roman" w:hAnsi="Times New Roman" w:cs="Times New Roman"/>
          <w:bCs/>
          <w:sz w:val="24"/>
          <w:szCs w:val="24"/>
          <w:rPrChange w:id="12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>example</w:t>
      </w:r>
      <w:r w:rsidR="0009060C" w:rsidRPr="00CE559D">
        <w:rPr>
          <w:rFonts w:ascii="Times New Roman" w:hAnsi="Times New Roman" w:cs="Times New Roman"/>
          <w:bCs/>
          <w:sz w:val="24"/>
          <w:szCs w:val="24"/>
          <w:rPrChange w:id="12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of individual cow testing,</w:t>
      </w:r>
      <w:r w:rsidR="00E75F56" w:rsidRPr="00CE559D">
        <w:rPr>
          <w:rFonts w:ascii="Times New Roman" w:hAnsi="Times New Roman" w:cs="Times New Roman"/>
          <w:bCs/>
          <w:sz w:val="24"/>
          <w:szCs w:val="24"/>
          <w:rPrChange w:id="12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we provided</w:t>
      </w:r>
      <w:r w:rsidR="00015E8F" w:rsidRPr="00CE559D">
        <w:rPr>
          <w:rFonts w:ascii="Times New Roman" w:hAnsi="Times New Roman" w:cs="Times New Roman"/>
          <w:bCs/>
          <w:sz w:val="24"/>
          <w:szCs w:val="24"/>
          <w:rPrChange w:id="12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 acronym</w:t>
      </w:r>
      <w:r w:rsidR="0009060C" w:rsidRPr="00CE559D">
        <w:rPr>
          <w:rFonts w:ascii="Times New Roman" w:hAnsi="Times New Roman" w:cs="Times New Roman"/>
          <w:bCs/>
          <w:sz w:val="24"/>
          <w:szCs w:val="24"/>
          <w:rPrChange w:id="12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015E8F" w:rsidRPr="00CE559D">
        <w:rPr>
          <w:rFonts w:ascii="Times New Roman" w:hAnsi="Times New Roman" w:cs="Times New Roman"/>
          <w:bCs/>
          <w:sz w:val="24"/>
          <w:szCs w:val="24"/>
          <w:rPrChange w:id="12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DHIA (Dairy Herd Improvement Association)</w:t>
      </w:r>
      <w:r w:rsidR="0009060C" w:rsidRPr="00CE559D">
        <w:rPr>
          <w:rFonts w:ascii="Times New Roman" w:hAnsi="Times New Roman" w:cs="Times New Roman"/>
          <w:bCs/>
          <w:sz w:val="24"/>
          <w:szCs w:val="24"/>
          <w:rPrChange w:id="12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015E8F" w:rsidRPr="00CE559D">
        <w:rPr>
          <w:rFonts w:ascii="Times New Roman" w:hAnsi="Times New Roman" w:cs="Times New Roman"/>
          <w:bCs/>
          <w:sz w:val="24"/>
          <w:szCs w:val="24"/>
          <w:rPrChange w:id="12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9F1BA1" w:rsidRPr="00CE559D">
        <w:rPr>
          <w:rFonts w:ascii="Times New Roman" w:hAnsi="Times New Roman" w:cs="Times New Roman"/>
          <w:bCs/>
          <w:sz w:val="24"/>
          <w:szCs w:val="24"/>
          <w:rPrChange w:id="12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commonly associated with a regular test</w:t>
      </w:r>
      <w:r w:rsidR="00C46D26" w:rsidRPr="00CE559D">
        <w:rPr>
          <w:rFonts w:ascii="Times New Roman" w:hAnsi="Times New Roman" w:cs="Times New Roman"/>
          <w:bCs/>
          <w:sz w:val="24"/>
          <w:szCs w:val="24"/>
          <w:rPrChange w:id="12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ing</w:t>
      </w:r>
      <w:r w:rsidR="009F1BA1" w:rsidRPr="00CE559D">
        <w:rPr>
          <w:rFonts w:ascii="Times New Roman" w:hAnsi="Times New Roman" w:cs="Times New Roman"/>
          <w:bCs/>
          <w:sz w:val="24"/>
          <w:szCs w:val="24"/>
          <w:rPrChange w:id="12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service</w:t>
      </w:r>
      <w:r w:rsidR="00C46D26" w:rsidRPr="00CE559D">
        <w:rPr>
          <w:rFonts w:ascii="Times New Roman" w:hAnsi="Times New Roman" w:cs="Times New Roman"/>
          <w:bCs/>
          <w:sz w:val="24"/>
          <w:szCs w:val="24"/>
          <w:rPrChange w:id="12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that can include</w:t>
      </w:r>
      <w:r w:rsidR="00015E8F" w:rsidRPr="00CE559D">
        <w:rPr>
          <w:rFonts w:ascii="Times New Roman" w:hAnsi="Times New Roman" w:cs="Times New Roman"/>
          <w:bCs/>
          <w:sz w:val="24"/>
          <w:szCs w:val="24"/>
          <w:rPrChange w:id="12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individual cows</w:t>
      </w:r>
      <w:r w:rsidR="00C46D26" w:rsidRPr="00CE559D">
        <w:rPr>
          <w:rFonts w:ascii="Times New Roman" w:hAnsi="Times New Roman" w:cs="Times New Roman"/>
          <w:bCs/>
          <w:sz w:val="24"/>
          <w:szCs w:val="24"/>
          <w:rPrChange w:id="12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SCC testing</w:t>
      </w:r>
      <w:r w:rsidR="00015E8F" w:rsidRPr="00CE559D">
        <w:rPr>
          <w:rFonts w:ascii="Times New Roman" w:hAnsi="Times New Roman" w:cs="Times New Roman"/>
          <w:bCs/>
          <w:sz w:val="24"/>
          <w:szCs w:val="24"/>
          <w:rPrChange w:id="12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2A08A6" w:rsidRPr="00CE559D">
        <w:rPr>
          <w:rFonts w:ascii="Times New Roman" w:hAnsi="Times New Roman" w:cs="Times New Roman"/>
          <w:bCs/>
          <w:sz w:val="24"/>
          <w:szCs w:val="24"/>
          <w:rPrChange w:id="12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09060C" w:rsidRPr="00CE559D">
        <w:rPr>
          <w:rFonts w:ascii="Times New Roman" w:hAnsi="Times New Roman" w:cs="Times New Roman"/>
          <w:bCs/>
          <w:sz w:val="24"/>
          <w:szCs w:val="24"/>
          <w:rPrChange w:id="12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This may have suggested that we were asking about subscription to a regular testing service. </w:t>
      </w:r>
      <w:r w:rsidR="00476EB3" w:rsidRPr="00CE559D">
        <w:rPr>
          <w:rFonts w:ascii="Times New Roman" w:hAnsi="Times New Roman" w:cs="Times New Roman"/>
          <w:bCs/>
          <w:sz w:val="24"/>
          <w:szCs w:val="24"/>
          <w:rPrChange w:id="12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For example, o</w:t>
      </w:r>
      <w:r w:rsidR="00015E8F" w:rsidRPr="00CE559D">
        <w:rPr>
          <w:rFonts w:ascii="Times New Roman" w:hAnsi="Times New Roman" w:cs="Times New Roman"/>
          <w:bCs/>
          <w:sz w:val="24"/>
          <w:szCs w:val="24"/>
          <w:rPrChange w:id="12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ne </w:t>
      </w:r>
      <w:r w:rsidR="003E123D" w:rsidRPr="00CE559D">
        <w:rPr>
          <w:rFonts w:ascii="Times New Roman" w:hAnsi="Times New Roman" w:cs="Times New Roman"/>
          <w:bCs/>
          <w:sz w:val="24"/>
          <w:szCs w:val="24"/>
          <w:rPrChange w:id="12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producer</w:t>
      </w:r>
      <w:r w:rsidR="00015E8F" w:rsidRPr="00CE559D">
        <w:rPr>
          <w:rFonts w:ascii="Times New Roman" w:hAnsi="Times New Roman" w:cs="Times New Roman"/>
          <w:bCs/>
          <w:sz w:val="24"/>
          <w:szCs w:val="24"/>
          <w:rPrChange w:id="12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reported never performing individual cow SCC tests but then noted in a comment that the California Mastitis Test was used for testing individual cows</w:t>
      </w:r>
      <w:r w:rsidR="004C2F54" w:rsidRPr="00CE559D">
        <w:rPr>
          <w:rFonts w:ascii="Times New Roman" w:hAnsi="Times New Roman" w:cs="Times New Roman"/>
          <w:bCs/>
          <w:sz w:val="24"/>
          <w:szCs w:val="24"/>
          <w:rPrChange w:id="12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on their farm</w:t>
      </w:r>
      <w:r w:rsidR="00467606" w:rsidRPr="00CE559D">
        <w:rPr>
          <w:rFonts w:ascii="Times New Roman" w:hAnsi="Times New Roman" w:cs="Times New Roman"/>
          <w:bCs/>
          <w:sz w:val="24"/>
          <w:szCs w:val="24"/>
          <w:rPrChange w:id="12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B03E60" w:rsidRPr="00CE559D">
        <w:rPr>
          <w:rFonts w:ascii="Times New Roman" w:hAnsi="Times New Roman" w:cs="Times New Roman"/>
          <w:bCs/>
          <w:sz w:val="24"/>
          <w:szCs w:val="24"/>
          <w:rPrChange w:id="12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Routine </w:t>
      </w:r>
      <w:r w:rsidR="00467606" w:rsidRPr="00CE559D">
        <w:rPr>
          <w:rFonts w:ascii="Times New Roman" w:hAnsi="Times New Roman" w:cs="Times New Roman"/>
          <w:bCs/>
          <w:sz w:val="24"/>
          <w:szCs w:val="24"/>
          <w:rPrChange w:id="12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California Mastitis Test (CMT) or cow-side SCC testing </w:t>
      </w:r>
      <w:r w:rsidRPr="00CE559D">
        <w:rPr>
          <w:rFonts w:ascii="Times New Roman" w:hAnsi="Times New Roman" w:cs="Times New Roman"/>
          <w:bCs/>
          <w:sz w:val="24"/>
          <w:szCs w:val="24"/>
          <w:rPrChange w:id="12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has been reported to </w:t>
      </w:r>
      <w:r w:rsidR="00B03E60" w:rsidRPr="00CE559D">
        <w:rPr>
          <w:rFonts w:ascii="Times New Roman" w:hAnsi="Times New Roman" w:cs="Times New Roman"/>
          <w:bCs/>
          <w:sz w:val="24"/>
          <w:szCs w:val="24"/>
          <w:rPrChange w:id="12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be used </w:t>
      </w:r>
      <w:r w:rsidR="00467606" w:rsidRPr="00CE559D">
        <w:rPr>
          <w:rFonts w:ascii="Times New Roman" w:hAnsi="Times New Roman" w:cs="Times New Roman"/>
          <w:bCs/>
          <w:sz w:val="24"/>
          <w:szCs w:val="24"/>
          <w:rPrChange w:id="12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more frequent</w:t>
      </w:r>
      <w:ins w:id="1276" w:author="Tucker Andrews" w:date="2020-10-07T15:13:00Z">
        <w:r w:rsidR="00D72D0A">
          <w:rPr>
            <w:rFonts w:ascii="Times New Roman" w:hAnsi="Times New Roman" w:cs="Times New Roman"/>
            <w:bCs/>
            <w:sz w:val="24"/>
            <w:szCs w:val="24"/>
          </w:rPr>
          <w:t>ly</w:t>
        </w:r>
      </w:ins>
      <w:r w:rsidR="00467606" w:rsidRPr="00994760">
        <w:rPr>
          <w:rFonts w:ascii="Times New Roman" w:hAnsi="Times New Roman" w:cs="Times New Roman"/>
          <w:bCs/>
          <w:sz w:val="24"/>
          <w:szCs w:val="24"/>
        </w:rPr>
        <w:t xml:space="preserve"> than DHIA </w:t>
      </w:r>
      <w:r w:rsidR="00B03E60" w:rsidRPr="00994760">
        <w:rPr>
          <w:rFonts w:ascii="Times New Roman" w:hAnsi="Times New Roman" w:cs="Times New Roman"/>
          <w:bCs/>
          <w:sz w:val="24"/>
          <w:szCs w:val="24"/>
        </w:rPr>
        <w:t xml:space="preserve">testing </w:t>
      </w:r>
      <w:r w:rsidR="00467606" w:rsidRPr="00994760">
        <w:rPr>
          <w:rFonts w:ascii="Times New Roman" w:hAnsi="Times New Roman" w:cs="Times New Roman"/>
          <w:bCs/>
          <w:sz w:val="24"/>
          <w:szCs w:val="24"/>
        </w:rPr>
        <w:t>o</w:t>
      </w:r>
      <w:r w:rsidR="00C845D8" w:rsidRPr="00994760">
        <w:rPr>
          <w:rFonts w:ascii="Times New Roman" w:hAnsi="Times New Roman" w:cs="Times New Roman"/>
          <w:bCs/>
          <w:sz w:val="24"/>
          <w:szCs w:val="24"/>
        </w:rPr>
        <w:t>n</w:t>
      </w:r>
      <w:r w:rsidR="00467606" w:rsidRPr="00994760">
        <w:rPr>
          <w:rFonts w:ascii="Times New Roman" w:hAnsi="Times New Roman" w:cs="Times New Roman"/>
          <w:bCs/>
          <w:sz w:val="24"/>
          <w:szCs w:val="24"/>
        </w:rPr>
        <w:t xml:space="preserve"> organic dairy herds, so it </w:t>
      </w:r>
      <w:r w:rsidR="00476EB3" w:rsidRPr="00994760">
        <w:rPr>
          <w:rFonts w:ascii="Times New Roman" w:hAnsi="Times New Roman" w:cs="Times New Roman"/>
          <w:bCs/>
          <w:sz w:val="24"/>
          <w:szCs w:val="24"/>
        </w:rPr>
        <w:t xml:space="preserve">is </w:t>
      </w:r>
      <w:r w:rsidR="00467606" w:rsidRPr="00994760">
        <w:rPr>
          <w:rFonts w:ascii="Times New Roman" w:hAnsi="Times New Roman" w:cs="Times New Roman"/>
          <w:bCs/>
          <w:sz w:val="24"/>
          <w:szCs w:val="24"/>
        </w:rPr>
        <w:t>likely</w:t>
      </w:r>
      <w:r w:rsidR="00476EB3" w:rsidRPr="00994760">
        <w:rPr>
          <w:rFonts w:ascii="Times New Roman" w:hAnsi="Times New Roman" w:cs="Times New Roman"/>
          <w:bCs/>
          <w:sz w:val="24"/>
          <w:szCs w:val="24"/>
        </w:rPr>
        <w:t xml:space="preserve"> organic dairy</w:t>
      </w:r>
      <w:r w:rsidR="00467606" w:rsidRPr="00994760">
        <w:rPr>
          <w:rFonts w:ascii="Times New Roman" w:hAnsi="Times New Roman" w:cs="Times New Roman"/>
          <w:bCs/>
          <w:sz w:val="24"/>
          <w:szCs w:val="24"/>
        </w:rPr>
        <w:t xml:space="preserve"> farms in our source population also use alternative mastitis screening tools like CMT</w:t>
      </w:r>
      <w:r w:rsidR="00715D63" w:rsidRPr="00994760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715D63" w:rsidRPr="00994760">
        <w:rPr>
          <w:rFonts w:ascii="Times New Roman" w:hAnsi="Times New Roman" w:cs="Times New Roman"/>
          <w:bCs/>
          <w:sz w:val="24"/>
          <w:szCs w:val="24"/>
        </w:rPr>
        <w:t>Stiglbauer</w:t>
      </w:r>
      <w:proofErr w:type="spellEnd"/>
      <w:r w:rsidR="00715D63" w:rsidRPr="00994760">
        <w:rPr>
          <w:rFonts w:ascii="Times New Roman" w:hAnsi="Times New Roman" w:cs="Times New Roman"/>
          <w:bCs/>
          <w:sz w:val="24"/>
          <w:szCs w:val="24"/>
        </w:rPr>
        <w:t xml:space="preserve"> et al., 2013)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Further research is needed to quantify mastitis control practices in this target population.</w:t>
      </w:r>
    </w:p>
    <w:p w14:paraId="0CA00C46" w14:textId="6A42A0E6" w:rsidR="008574AE" w:rsidRPr="00CE559D" w:rsidRDefault="00366002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i/>
          <w:sz w:val="24"/>
          <w:szCs w:val="24"/>
          <w:rPrChange w:id="1277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i/>
          <w:sz w:val="24"/>
          <w:szCs w:val="24"/>
          <w:rPrChange w:id="1278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ab/>
      </w:r>
      <w:r w:rsidR="00F2745A" w:rsidRPr="001831B3">
        <w:rPr>
          <w:rFonts w:ascii="Times New Roman" w:hAnsi="Times New Roman" w:cs="Times New Roman"/>
          <w:b/>
          <w:i/>
          <w:sz w:val="24"/>
          <w:szCs w:val="24"/>
        </w:rPr>
        <w:t>Number of lactating cows</w:t>
      </w:r>
      <w:r w:rsidR="00B03E60" w:rsidRPr="00CE559D">
        <w:rPr>
          <w:rFonts w:ascii="Times New Roman" w:hAnsi="Times New Roman" w:cs="Times New Roman"/>
          <w:bCs/>
          <w:i/>
          <w:sz w:val="24"/>
          <w:szCs w:val="24"/>
          <w:rPrChange w:id="1279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 xml:space="preserve">. </w:t>
      </w:r>
      <w:r w:rsidR="00C501B3" w:rsidRPr="002E7301">
        <w:rPr>
          <w:rFonts w:ascii="Times New Roman" w:hAnsi="Times New Roman" w:cs="Times New Roman"/>
          <w:bCs/>
          <w:sz w:val="24"/>
          <w:szCs w:val="24"/>
        </w:rPr>
        <w:t xml:space="preserve">One respondent did not report the </w:t>
      </w:r>
      <w:r w:rsidR="00C501B3" w:rsidRPr="003643DE">
        <w:rPr>
          <w:rFonts w:ascii="Times New Roman" w:hAnsi="Times New Roman" w:cs="Times New Roman"/>
          <w:bCs/>
          <w:sz w:val="24"/>
          <w:szCs w:val="24"/>
        </w:rPr>
        <w:t>number of lactating</w:t>
      </w:r>
      <w:r w:rsidR="00C501B3" w:rsidRPr="00994760">
        <w:rPr>
          <w:rFonts w:ascii="Times New Roman" w:hAnsi="Times New Roman" w:cs="Times New Roman"/>
          <w:bCs/>
          <w:sz w:val="24"/>
          <w:szCs w:val="24"/>
        </w:rPr>
        <w:t xml:space="preserve"> cattle on their farm and was excluded from analysis of herd size associations with facility and bedding types.</w:t>
      </w:r>
      <w:r w:rsidR="00C501B3" w:rsidRPr="00CE559D">
        <w:rPr>
          <w:rFonts w:ascii="Times New Roman" w:hAnsi="Times New Roman" w:cs="Times New Roman"/>
          <w:bCs/>
          <w:i/>
          <w:sz w:val="24"/>
          <w:szCs w:val="24"/>
          <w:rPrChange w:id="1280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 xml:space="preserve"> </w:t>
      </w:r>
      <w:r w:rsidR="00922384" w:rsidRPr="002E7301">
        <w:rPr>
          <w:rFonts w:ascii="Times New Roman" w:hAnsi="Times New Roman" w:cs="Times New Roman"/>
          <w:bCs/>
          <w:sz w:val="24"/>
          <w:szCs w:val="24"/>
        </w:rPr>
        <w:t xml:space="preserve">The median </w:t>
      </w:r>
      <w:r w:rsidR="00F2745A" w:rsidRPr="002E7301">
        <w:rPr>
          <w:rFonts w:ascii="Times New Roman" w:hAnsi="Times New Roman" w:cs="Times New Roman"/>
          <w:bCs/>
          <w:sz w:val="24"/>
          <w:szCs w:val="24"/>
        </w:rPr>
        <w:t xml:space="preserve">lactating cow </w:t>
      </w:r>
      <w:r w:rsidR="00922384" w:rsidRPr="003643DE">
        <w:rPr>
          <w:rFonts w:ascii="Times New Roman" w:hAnsi="Times New Roman" w:cs="Times New Roman"/>
          <w:bCs/>
          <w:sz w:val="24"/>
          <w:szCs w:val="24"/>
        </w:rPr>
        <w:t xml:space="preserve">herd size among </w:t>
      </w:r>
      <w:r w:rsidR="00C501B3" w:rsidRPr="003643DE">
        <w:rPr>
          <w:rFonts w:ascii="Times New Roman" w:hAnsi="Times New Roman" w:cs="Times New Roman"/>
          <w:bCs/>
          <w:sz w:val="24"/>
          <w:szCs w:val="24"/>
        </w:rPr>
        <w:t>the remaining 144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1768C" w:rsidRPr="00994760">
        <w:rPr>
          <w:rFonts w:ascii="Times New Roman" w:hAnsi="Times New Roman" w:cs="Times New Roman"/>
          <w:bCs/>
          <w:sz w:val="24"/>
          <w:szCs w:val="24"/>
        </w:rPr>
        <w:t>respondents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 was 59.5 cows </w:t>
      </w:r>
      <w:r w:rsidR="00FB58D0" w:rsidRPr="00994760">
        <w:rPr>
          <w:rFonts w:ascii="Times New Roman" w:hAnsi="Times New Roman" w:cs="Times New Roman"/>
          <w:bCs/>
          <w:sz w:val="24"/>
          <w:szCs w:val="24"/>
        </w:rPr>
        <w:t>(range 2-400</w:t>
      </w:r>
      <w:r w:rsidR="00F2745A" w:rsidRPr="00994760">
        <w:rPr>
          <w:rFonts w:ascii="Times New Roman" w:hAnsi="Times New Roman" w:cs="Times New Roman"/>
          <w:bCs/>
          <w:sz w:val="24"/>
          <w:szCs w:val="24"/>
        </w:rPr>
        <w:t xml:space="preserve">, mean 71, </w:t>
      </w:r>
      <w:ins w:id="1281" w:author="Tucker Andrews" w:date="2020-10-08T10:18:00Z">
        <w:r w:rsidR="001831B3">
          <w:rPr>
            <w:rFonts w:ascii="Times New Roman" w:hAnsi="Times New Roman" w:cs="Times New Roman"/>
            <w:bCs/>
            <w:sz w:val="24"/>
            <w:szCs w:val="24"/>
          </w:rPr>
          <w:t>standard deviation</w:t>
        </w:r>
      </w:ins>
      <w:del w:id="1282" w:author="Tucker Andrews" w:date="2020-10-08T10:18:00Z">
        <w:r w:rsidR="00F2745A" w:rsidRPr="00994760" w:rsidDel="001831B3">
          <w:rPr>
            <w:rFonts w:ascii="Times New Roman" w:hAnsi="Times New Roman" w:cs="Times New Roman"/>
            <w:bCs/>
            <w:sz w:val="24"/>
            <w:szCs w:val="24"/>
          </w:rPr>
          <w:delText>SD</w:delText>
        </w:r>
      </w:del>
      <w:r w:rsidR="00F2745A" w:rsidRPr="00994760">
        <w:rPr>
          <w:rFonts w:ascii="Times New Roman" w:hAnsi="Times New Roman" w:cs="Times New Roman"/>
          <w:bCs/>
          <w:sz w:val="24"/>
          <w:szCs w:val="24"/>
        </w:rPr>
        <w:t xml:space="preserve"> 4.5, CI</w:t>
      </w:r>
      <w:r w:rsidR="00F2745A" w:rsidRPr="00994760">
        <w:rPr>
          <w:rFonts w:ascii="Times New Roman" w:hAnsi="Times New Roman" w:cs="Times New Roman"/>
          <w:bCs/>
          <w:sz w:val="24"/>
          <w:szCs w:val="24"/>
          <w:vertAlign w:val="subscript"/>
        </w:rPr>
        <w:t xml:space="preserve">95 </w:t>
      </w:r>
      <w:r w:rsidR="00F2745A" w:rsidRPr="00994760">
        <w:rPr>
          <w:rFonts w:ascii="Times New Roman" w:hAnsi="Times New Roman" w:cs="Times New Roman"/>
          <w:bCs/>
          <w:sz w:val="24"/>
          <w:szCs w:val="24"/>
        </w:rPr>
        <w:t xml:space="preserve">62 – 80 cows; </w:t>
      </w:r>
      <w:del w:id="1283" w:author="Tucker Andrews" w:date="2020-10-07T13:20:00Z">
        <w:r w:rsidR="00922384" w:rsidRPr="00CE559D" w:rsidDel="005A6F8D">
          <w:rPr>
            <w:rFonts w:ascii="Times New Roman" w:hAnsi="Times New Roman" w:cs="Times New Roman"/>
            <w:bCs/>
            <w:sz w:val="24"/>
            <w:szCs w:val="24"/>
            <w:rPrChange w:id="128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Fig</w:delText>
        </w:r>
        <w:r w:rsidR="00BC13B4" w:rsidRPr="00CE559D" w:rsidDel="005A6F8D">
          <w:rPr>
            <w:rFonts w:ascii="Times New Roman" w:hAnsi="Times New Roman" w:cs="Times New Roman"/>
            <w:bCs/>
            <w:sz w:val="24"/>
            <w:szCs w:val="24"/>
            <w:rPrChange w:id="128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ure 6</w:delText>
        </w:r>
      </w:del>
      <w:ins w:id="1286" w:author="Tucker Andrews" w:date="2020-10-07T13:20:00Z">
        <w:r w:rsidR="005A6F8D">
          <w:rPr>
            <w:rFonts w:ascii="Times New Roman" w:hAnsi="Times New Roman" w:cs="Times New Roman"/>
            <w:bCs/>
            <w:sz w:val="24"/>
            <w:szCs w:val="24"/>
          </w:rPr>
          <w:t>Figure 5</w:t>
        </w:r>
      </w:ins>
      <w:r w:rsidR="00922384" w:rsidRPr="002E7301">
        <w:rPr>
          <w:rFonts w:ascii="Times New Roman" w:hAnsi="Times New Roman" w:cs="Times New Roman"/>
          <w:bCs/>
          <w:sz w:val="24"/>
          <w:szCs w:val="24"/>
        </w:rPr>
        <w:t xml:space="preserve">). </w:t>
      </w:r>
      <w:r w:rsidR="00F2745A" w:rsidRPr="002E7301">
        <w:rPr>
          <w:rFonts w:ascii="Times New Roman" w:hAnsi="Times New Roman" w:cs="Times New Roman"/>
          <w:bCs/>
          <w:sz w:val="24"/>
          <w:szCs w:val="24"/>
        </w:rPr>
        <w:t xml:space="preserve">The number of lactating cows reported by respondents is in the range reported by other surveys of US organic dairy farms (Sorge, 2016). </w:t>
      </w:r>
      <w:del w:id="1287" w:author="Deborah Neher" w:date="2020-09-20T08:15:00Z">
        <w:r w:rsidR="00F2745A" w:rsidRPr="00CE559D" w:rsidDel="005C13F9">
          <w:rPr>
            <w:rFonts w:ascii="Times New Roman" w:hAnsi="Times New Roman" w:cs="Times New Roman"/>
            <w:bCs/>
            <w:sz w:val="24"/>
            <w:szCs w:val="24"/>
            <w:rPrChange w:id="128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In this study population t</w:delText>
        </w:r>
      </w:del>
      <w:ins w:id="1289" w:author="Deborah Neher" w:date="2020-09-20T08:15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29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</w:t>
        </w:r>
      </w:ins>
      <w:r w:rsidR="00F2745A" w:rsidRPr="00CE559D">
        <w:rPr>
          <w:rFonts w:ascii="Times New Roman" w:hAnsi="Times New Roman" w:cs="Times New Roman"/>
          <w:bCs/>
          <w:sz w:val="24"/>
          <w:szCs w:val="24"/>
          <w:rPrChange w:id="12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he n</w:t>
      </w:r>
      <w:r w:rsidR="00FB58D0" w:rsidRPr="00CE559D">
        <w:rPr>
          <w:rFonts w:ascii="Times New Roman" w:hAnsi="Times New Roman" w:cs="Times New Roman"/>
          <w:bCs/>
          <w:sz w:val="24"/>
          <w:szCs w:val="24"/>
          <w:rPrChange w:id="12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umber of cows varied between housing bedding </w:t>
      </w:r>
      <w:r w:rsidR="00F2745A" w:rsidRPr="00CE559D">
        <w:rPr>
          <w:rFonts w:ascii="Times New Roman" w:hAnsi="Times New Roman" w:cs="Times New Roman"/>
          <w:bCs/>
          <w:sz w:val="24"/>
          <w:szCs w:val="24"/>
          <w:rPrChange w:id="12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types</w:t>
      </w:r>
      <w:r w:rsidR="00FB58D0" w:rsidRPr="00CE559D">
        <w:rPr>
          <w:rFonts w:ascii="Times New Roman" w:hAnsi="Times New Roman" w:cs="Times New Roman"/>
          <w:bCs/>
          <w:sz w:val="24"/>
          <w:szCs w:val="24"/>
          <w:rPrChange w:id="12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ins w:id="1295" w:author="Deborah Neher" w:date="2020-09-20T08:15:00Z">
        <w:r w:rsidR="005C13F9" w:rsidRPr="00CE559D">
          <w:rPr>
            <w:rFonts w:ascii="Times New Roman" w:hAnsi="Times New Roman" w:cs="Times New Roman"/>
            <w:bCs/>
            <w:sz w:val="24"/>
            <w:szCs w:val="24"/>
            <w:rPrChange w:id="129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in this study population </w:t>
        </w:r>
      </w:ins>
      <w:r w:rsidR="00FB58D0" w:rsidRPr="00CE559D">
        <w:rPr>
          <w:rFonts w:ascii="Times New Roman" w:hAnsi="Times New Roman" w:cs="Times New Roman"/>
          <w:bCs/>
          <w:sz w:val="24"/>
          <w:szCs w:val="24"/>
          <w:rPrChange w:id="12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r w:rsidR="0071768C" w:rsidRPr="00CE559D">
        <w:rPr>
          <w:rFonts w:ascii="Times New Roman" w:hAnsi="Times New Roman" w:cs="Times New Roman"/>
          <w:bCs/>
          <w:i/>
          <w:sz w:val="24"/>
          <w:szCs w:val="24"/>
          <w:rPrChange w:id="1298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P</w:t>
      </w:r>
      <w:r w:rsidR="00FB58D0" w:rsidRPr="00CE559D">
        <w:rPr>
          <w:rFonts w:ascii="Times New Roman" w:hAnsi="Times New Roman" w:cs="Times New Roman"/>
          <w:bCs/>
          <w:i/>
          <w:sz w:val="24"/>
          <w:szCs w:val="24"/>
          <w:rPrChange w:id="1299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 </w:t>
      </w:r>
      <w:r w:rsidR="00FB58D0" w:rsidRPr="00CE559D">
        <w:rPr>
          <w:rFonts w:ascii="Times New Roman" w:hAnsi="Times New Roman" w:cs="Times New Roman"/>
          <w:bCs/>
          <w:sz w:val="24"/>
          <w:szCs w:val="24"/>
          <w:rPrChange w:id="13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&lt; 0.001)</w:t>
      </w:r>
      <w:del w:id="1301" w:author="Deborah Neher" w:date="2020-09-20T08:15:00Z">
        <w:r w:rsidR="00F2745A" w:rsidRPr="00CE559D" w:rsidDel="005C13F9">
          <w:rPr>
            <w:rFonts w:ascii="Times New Roman" w:hAnsi="Times New Roman" w:cs="Times New Roman"/>
            <w:bCs/>
            <w:sz w:val="24"/>
            <w:szCs w:val="24"/>
            <w:rPrChange w:id="130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</w:delText>
        </w:r>
      </w:del>
      <w:r w:rsidR="00F2745A" w:rsidRPr="00CE559D">
        <w:rPr>
          <w:rFonts w:ascii="Times New Roman" w:hAnsi="Times New Roman" w:cs="Times New Roman"/>
          <w:bCs/>
          <w:sz w:val="24"/>
          <w:szCs w:val="24"/>
          <w:rPrChange w:id="13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while past surveys of US organic dairy farms did not appear to explore this association</w:t>
      </w:r>
      <w:r w:rsidR="00B03E60" w:rsidRPr="00CE559D">
        <w:rPr>
          <w:bCs/>
          <w:rPrChange w:id="1304" w:author="Tucker Andrews" w:date="2020-10-07T11:36:00Z">
            <w:rPr/>
          </w:rPrChange>
        </w:rPr>
        <w:t xml:space="preserve"> </w:t>
      </w:r>
      <w:r w:rsidR="00B03E60" w:rsidRPr="00CE559D">
        <w:rPr>
          <w:rFonts w:ascii="Times New Roman" w:hAnsi="Times New Roman" w:cs="Times New Roman"/>
          <w:bCs/>
          <w:sz w:val="24"/>
          <w:szCs w:val="24"/>
          <w:rPrChange w:id="13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ins w:id="1306" w:author="Tucker Andrews" w:date="2020-10-08T14:30:00Z">
        <w:r w:rsidR="00E472A7" w:rsidRPr="001E1EC5">
          <w:rPr>
            <w:rFonts w:ascii="Times New Roman" w:hAnsi="Times New Roman" w:cs="Times New Roman"/>
            <w:bCs/>
            <w:sz w:val="24"/>
            <w:szCs w:val="24"/>
          </w:rPr>
          <w:t>Sorge et al., 2017</w:t>
        </w:r>
        <w:r w:rsidR="00E472A7">
          <w:rPr>
            <w:rFonts w:ascii="Times New Roman" w:hAnsi="Times New Roman" w:cs="Times New Roman"/>
            <w:bCs/>
            <w:sz w:val="24"/>
            <w:szCs w:val="24"/>
          </w:rPr>
          <w:t xml:space="preserve">; </w:t>
        </w:r>
      </w:ins>
      <w:proofErr w:type="spellStart"/>
      <w:r w:rsidR="00B03E60" w:rsidRPr="000606E6">
        <w:rPr>
          <w:rFonts w:ascii="Times New Roman" w:hAnsi="Times New Roman" w:cs="Times New Roman"/>
          <w:bCs/>
          <w:sz w:val="24"/>
          <w:szCs w:val="24"/>
        </w:rPr>
        <w:t>Stiglbauer</w:t>
      </w:r>
      <w:proofErr w:type="spellEnd"/>
      <w:r w:rsidR="00B03E60" w:rsidRPr="000606E6">
        <w:rPr>
          <w:rFonts w:ascii="Times New Roman" w:hAnsi="Times New Roman" w:cs="Times New Roman"/>
          <w:bCs/>
          <w:sz w:val="24"/>
          <w:szCs w:val="24"/>
        </w:rPr>
        <w:t xml:space="preserve"> et al., 2013</w:t>
      </w:r>
      <w:del w:id="1307" w:author="Tucker Andrews" w:date="2020-10-08T14:30:00Z">
        <w:r w:rsidR="00B03E60" w:rsidRPr="00CE559D" w:rsidDel="00E472A7">
          <w:rPr>
            <w:rFonts w:ascii="Times New Roman" w:hAnsi="Times New Roman" w:cs="Times New Roman"/>
            <w:bCs/>
            <w:sz w:val="24"/>
            <w:szCs w:val="24"/>
            <w:rPrChange w:id="130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; Sorge et al., 2017</w:delText>
        </w:r>
      </w:del>
      <w:r w:rsidR="00B03E60" w:rsidRPr="00CE559D">
        <w:rPr>
          <w:rFonts w:ascii="Times New Roman" w:hAnsi="Times New Roman" w:cs="Times New Roman"/>
          <w:bCs/>
          <w:sz w:val="24"/>
          <w:szCs w:val="24"/>
          <w:rPrChange w:id="13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</w:t>
      </w:r>
      <w:r w:rsidR="00FB58D0" w:rsidRPr="00CE559D">
        <w:rPr>
          <w:rFonts w:ascii="Times New Roman" w:hAnsi="Times New Roman" w:cs="Times New Roman"/>
          <w:bCs/>
          <w:sz w:val="24"/>
          <w:szCs w:val="24"/>
          <w:rPrChange w:id="13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8574AE" w:rsidRPr="00CE559D">
        <w:rPr>
          <w:rFonts w:ascii="Times New Roman" w:hAnsi="Times New Roman" w:cs="Times New Roman"/>
          <w:bCs/>
          <w:sz w:val="24"/>
          <w:szCs w:val="24"/>
          <w:rPrChange w:id="13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Producers 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reporting </w:t>
      </w:r>
      <w:r w:rsidR="008574AE" w:rsidRPr="00CE559D">
        <w:rPr>
          <w:rFonts w:ascii="Times New Roman" w:hAnsi="Times New Roman" w:cs="Times New Roman"/>
          <w:bCs/>
          <w:sz w:val="24"/>
          <w:szCs w:val="24"/>
          <w:rPrChange w:id="13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using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3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8574AE" w:rsidRPr="00CE559D">
        <w:rPr>
          <w:rFonts w:ascii="Times New Roman" w:hAnsi="Times New Roman" w:cs="Times New Roman"/>
          <w:bCs/>
          <w:sz w:val="24"/>
          <w:szCs w:val="24"/>
          <w:rPrChange w:id="13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system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 bedded with</w:t>
      </w:r>
      <w:r w:rsidR="008574AE" w:rsidRPr="00CE559D">
        <w:rPr>
          <w:rFonts w:ascii="Times New Roman" w:hAnsi="Times New Roman" w:cs="Times New Roman"/>
          <w:bCs/>
          <w:sz w:val="24"/>
          <w:szCs w:val="24"/>
          <w:rPrChange w:id="13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both</w:t>
      </w:r>
      <w:r w:rsidR="008574AE" w:rsidRPr="00CE559D">
        <w:rPr>
          <w:rFonts w:ascii="Times New Roman" w:hAnsi="Times New Roman" w:cs="Times New Roman"/>
          <w:bCs/>
          <w:sz w:val="24"/>
          <w:szCs w:val="24"/>
          <w:rPrChange w:id="13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sand and wood typically housed more cows than any other housing system aside from producers using a bedded pack combined with another housing system (</w:t>
      </w:r>
      <w:del w:id="1320" w:author="Deborah Neher" w:date="2020-09-20T08:15:00Z">
        <w:r w:rsidR="001A6620" w:rsidRPr="00CE559D" w:rsidDel="005C13F9">
          <w:rPr>
            <w:rFonts w:ascii="Times New Roman" w:hAnsi="Times New Roman" w:cs="Times New Roman"/>
            <w:bCs/>
            <w:i/>
            <w:sz w:val="24"/>
            <w:szCs w:val="24"/>
            <w:rPrChange w:id="1321" w:author="Tucker Andrews" w:date="2020-10-07T11:36:00Z">
              <w:rPr>
                <w:rFonts w:ascii="Times New Roman" w:hAnsi="Times New Roman" w:cs="Times New Roman"/>
                <w:i/>
                <w:sz w:val="24"/>
                <w:szCs w:val="24"/>
              </w:rPr>
            </w:rPrChange>
          </w:rPr>
          <w:delText xml:space="preserve"> </w:delText>
        </w:r>
      </w:del>
      <w:r w:rsidR="001A6620" w:rsidRPr="00CE559D">
        <w:rPr>
          <w:rFonts w:ascii="Times New Roman" w:hAnsi="Times New Roman" w:cs="Times New Roman"/>
          <w:bCs/>
          <w:i/>
          <w:sz w:val="24"/>
          <w:szCs w:val="24"/>
          <w:rPrChange w:id="1322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P</w:t>
      </w:r>
      <w:r w:rsidR="008574AE" w:rsidRPr="00CE559D">
        <w:rPr>
          <w:rFonts w:ascii="Times New Roman" w:hAnsi="Times New Roman" w:cs="Times New Roman"/>
          <w:bCs/>
          <w:i/>
          <w:sz w:val="24"/>
          <w:szCs w:val="24"/>
          <w:rPrChange w:id="1323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 </w:t>
      </w:r>
      <w:r w:rsidR="008574AE" w:rsidRPr="00CE559D">
        <w:rPr>
          <w:rFonts w:ascii="Times New Roman" w:hAnsi="Times New Roman" w:cs="Times New Roman"/>
          <w:bCs/>
          <w:sz w:val="24"/>
          <w:szCs w:val="24"/>
          <w:rPrChange w:id="13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≤ 0.05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 post hoc pairwise comparisons</w:t>
      </w:r>
      <w:r w:rsidR="008574AE" w:rsidRPr="00CE559D">
        <w:rPr>
          <w:rFonts w:ascii="Times New Roman" w:hAnsi="Times New Roman" w:cs="Times New Roman"/>
          <w:bCs/>
          <w:sz w:val="24"/>
          <w:szCs w:val="24"/>
          <w:rPrChange w:id="13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)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and the largest herds were associated with </w:t>
      </w:r>
      <w:proofErr w:type="spellStart"/>
      <w:r w:rsidR="006B44B2" w:rsidRPr="00CE559D">
        <w:rPr>
          <w:rFonts w:ascii="Times New Roman" w:hAnsi="Times New Roman" w:cs="Times New Roman"/>
          <w:bCs/>
          <w:sz w:val="24"/>
          <w:szCs w:val="24"/>
          <w:rPrChange w:id="13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6B44B2" w:rsidRPr="00CE559D">
        <w:rPr>
          <w:rFonts w:ascii="Times New Roman" w:hAnsi="Times New Roman" w:cs="Times New Roman"/>
          <w:bCs/>
          <w:sz w:val="24"/>
          <w:szCs w:val="24"/>
          <w:rPrChange w:id="13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facilities either used alone or in combination with other facility types</w:t>
      </w:r>
      <w:r w:rsidR="008574AE" w:rsidRPr="00CE559D">
        <w:rPr>
          <w:rFonts w:ascii="Times New Roman" w:hAnsi="Times New Roman" w:cs="Times New Roman"/>
          <w:bCs/>
          <w:sz w:val="24"/>
          <w:szCs w:val="24"/>
          <w:rPrChange w:id="13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13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Despite th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ese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13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difference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13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F85AB9" w:rsidRPr="00CE559D">
        <w:rPr>
          <w:rFonts w:ascii="Times New Roman" w:hAnsi="Times New Roman" w:cs="Times New Roman"/>
          <w:bCs/>
          <w:sz w:val="24"/>
          <w:szCs w:val="24"/>
          <w:rPrChange w:id="13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most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13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producers using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3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922384" w:rsidRPr="00CE559D">
        <w:rPr>
          <w:rFonts w:ascii="Times New Roman" w:hAnsi="Times New Roman" w:cs="Times New Roman"/>
          <w:bCs/>
          <w:sz w:val="24"/>
          <w:szCs w:val="24"/>
          <w:rPrChange w:id="13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390366" w:rsidRPr="00CE559D">
        <w:rPr>
          <w:rFonts w:ascii="Times New Roman" w:hAnsi="Times New Roman" w:cs="Times New Roman"/>
          <w:bCs/>
          <w:sz w:val="24"/>
          <w:szCs w:val="24"/>
          <w:rPrChange w:id="13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barns </w:t>
      </w:r>
      <w:r w:rsidR="00922384" w:rsidRPr="00CE559D">
        <w:rPr>
          <w:rFonts w:ascii="Times New Roman" w:hAnsi="Times New Roman" w:cs="Times New Roman"/>
          <w:bCs/>
          <w:sz w:val="24"/>
          <w:szCs w:val="24"/>
          <w:rPrChange w:id="13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had a similar herd size to all other housing strategies</w:t>
      </w:r>
      <w:r w:rsidR="006B44B2" w:rsidRPr="00CE559D">
        <w:rPr>
          <w:rFonts w:ascii="Times New Roman" w:hAnsi="Times New Roman" w:cs="Times New Roman"/>
          <w:bCs/>
          <w:sz w:val="24"/>
          <w:szCs w:val="24"/>
          <w:rPrChange w:id="13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</w:t>
      </w:r>
      <w:del w:id="1343" w:author="Tucker Andrews" w:date="2020-10-07T13:20:00Z">
        <w:r w:rsidR="006B44B2" w:rsidRPr="00CE559D" w:rsidDel="005A6F8D">
          <w:rPr>
            <w:rFonts w:ascii="Times New Roman" w:hAnsi="Times New Roman" w:cs="Times New Roman"/>
            <w:bCs/>
            <w:sz w:val="24"/>
            <w:szCs w:val="24"/>
            <w:rPrChange w:id="134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Figure 6</w:delText>
        </w:r>
      </w:del>
      <w:ins w:id="1345" w:author="Tucker Andrews" w:date="2020-10-07T13:20:00Z">
        <w:r w:rsidR="005A6F8D">
          <w:rPr>
            <w:rFonts w:ascii="Times New Roman" w:hAnsi="Times New Roman" w:cs="Times New Roman"/>
            <w:bCs/>
            <w:sz w:val="24"/>
            <w:szCs w:val="24"/>
          </w:rPr>
          <w:t>Figure 5</w:t>
        </w:r>
      </w:ins>
      <w:r w:rsidR="006B44B2" w:rsidRPr="002E7301">
        <w:rPr>
          <w:rFonts w:ascii="Times New Roman" w:hAnsi="Times New Roman" w:cs="Times New Roman"/>
          <w:bCs/>
          <w:sz w:val="24"/>
          <w:szCs w:val="24"/>
        </w:rPr>
        <w:t>)</w:t>
      </w:r>
      <w:r w:rsidR="00922384" w:rsidRPr="002E7301">
        <w:rPr>
          <w:rFonts w:ascii="Times New Roman" w:hAnsi="Times New Roman" w:cs="Times New Roman"/>
          <w:bCs/>
          <w:sz w:val="24"/>
          <w:szCs w:val="24"/>
        </w:rPr>
        <w:t>.</w:t>
      </w:r>
      <w:r w:rsidR="00F85AB9" w:rsidRPr="003643D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B6A5749" w14:textId="12100172" w:rsidR="00D125BA" w:rsidRPr="000606E6" w:rsidRDefault="007B369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="00E91DE5" w:rsidRPr="002E7301">
        <w:rPr>
          <w:rFonts w:ascii="Times New Roman" w:hAnsi="Times New Roman" w:cs="Times New Roman"/>
          <w:bCs/>
          <w:sz w:val="24"/>
          <w:szCs w:val="24"/>
        </w:rPr>
        <w:t xml:space="preserve">Twenty-two </w:t>
      </w:r>
      <w:r w:rsidRPr="003643DE">
        <w:rPr>
          <w:rFonts w:ascii="Times New Roman" w:hAnsi="Times New Roman" w:cs="Times New Roman"/>
          <w:bCs/>
          <w:sz w:val="24"/>
          <w:szCs w:val="24"/>
        </w:rPr>
        <w:t xml:space="preserve">herds </w:t>
      </w:r>
      <w:r w:rsidR="0009148A" w:rsidRPr="003643DE">
        <w:rPr>
          <w:rFonts w:ascii="Times New Roman" w:hAnsi="Times New Roman" w:cs="Times New Roman"/>
          <w:bCs/>
          <w:sz w:val="24"/>
          <w:szCs w:val="24"/>
        </w:rPr>
        <w:t>(1</w:t>
      </w:r>
      <w:r w:rsidR="00E91DE5" w:rsidRPr="00994760">
        <w:rPr>
          <w:rFonts w:ascii="Times New Roman" w:hAnsi="Times New Roman" w:cs="Times New Roman"/>
          <w:bCs/>
          <w:sz w:val="24"/>
          <w:szCs w:val="24"/>
        </w:rPr>
        <w:t>5</w:t>
      </w:r>
      <w:r w:rsidR="0009148A" w:rsidRPr="00994760">
        <w:rPr>
          <w:rFonts w:ascii="Times New Roman" w:hAnsi="Times New Roman" w:cs="Times New Roman"/>
          <w:bCs/>
          <w:sz w:val="24"/>
          <w:szCs w:val="24"/>
        </w:rPr>
        <w:t xml:space="preserve">%)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reported using a combination of facility types, including 9 herds using </w:t>
      </w:r>
      <w:proofErr w:type="spellStart"/>
      <w:r w:rsidR="008276E5" w:rsidRPr="00994760">
        <w:rPr>
          <w:rFonts w:ascii="Times New Roman" w:hAnsi="Times New Roman" w:cs="Times New Roman"/>
          <w:bCs/>
          <w:sz w:val="24"/>
          <w:szCs w:val="24"/>
        </w:rPr>
        <w:t>freestall</w:t>
      </w:r>
      <w:r w:rsidRPr="00994760">
        <w:rPr>
          <w:rFonts w:ascii="Times New Roman" w:hAnsi="Times New Roman" w:cs="Times New Roman"/>
          <w:bCs/>
          <w:sz w:val="24"/>
          <w:szCs w:val="24"/>
        </w:rPr>
        <w:t>s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="008276E5" w:rsidRPr="00994760">
        <w:rPr>
          <w:rFonts w:ascii="Times New Roman" w:hAnsi="Times New Roman" w:cs="Times New Roman"/>
          <w:bCs/>
          <w:sz w:val="24"/>
          <w:szCs w:val="24"/>
        </w:rPr>
        <w:t>tiestall</w:t>
      </w:r>
      <w:r w:rsidRPr="00994760">
        <w:rPr>
          <w:rFonts w:ascii="Times New Roman" w:hAnsi="Times New Roman" w:cs="Times New Roman"/>
          <w:bCs/>
          <w:sz w:val="24"/>
          <w:szCs w:val="24"/>
        </w:rPr>
        <w:t>s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E91DE5" w:rsidRPr="00994760">
        <w:rPr>
          <w:rFonts w:ascii="Times New Roman" w:hAnsi="Times New Roman" w:cs="Times New Roman"/>
          <w:bCs/>
          <w:sz w:val="24"/>
          <w:szCs w:val="24"/>
        </w:rPr>
        <w:t xml:space="preserve">13 herds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using bedded-pack </w:t>
      </w:r>
      <w:r w:rsidR="00E91DE5" w:rsidRPr="00994760">
        <w:rPr>
          <w:rFonts w:ascii="Times New Roman" w:hAnsi="Times New Roman" w:cs="Times New Roman"/>
          <w:bCs/>
          <w:sz w:val="24"/>
          <w:szCs w:val="24"/>
        </w:rPr>
        <w:t>and an additional housing system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. As discussed </w:t>
      </w:r>
      <w:r w:rsidR="001C0EC8" w:rsidRPr="00994760">
        <w:rPr>
          <w:rFonts w:ascii="Times New Roman" w:hAnsi="Times New Roman" w:cs="Times New Roman"/>
          <w:bCs/>
          <w:sz w:val="24"/>
          <w:szCs w:val="24"/>
        </w:rPr>
        <w:t xml:space="preserve">previously,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the use of multiple </w:t>
      </w:r>
      <w:r w:rsidR="009F6C5B" w:rsidRPr="00994760">
        <w:rPr>
          <w:rFonts w:ascii="Times New Roman" w:hAnsi="Times New Roman" w:cs="Times New Roman"/>
          <w:bCs/>
          <w:sz w:val="24"/>
          <w:szCs w:val="24"/>
        </w:rPr>
        <w:t xml:space="preserve">or combination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facility types was associated with an increased number of lactating cows. </w:t>
      </w:r>
    </w:p>
    <w:p w14:paraId="2316316D" w14:textId="2BDC60F0" w:rsidR="0036296C" w:rsidRPr="00CE559D" w:rsidRDefault="00D125B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3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4A3011">
        <w:rPr>
          <w:rFonts w:ascii="Times New Roman" w:hAnsi="Times New Roman" w:cs="Times New Roman"/>
          <w:bCs/>
          <w:sz w:val="24"/>
          <w:szCs w:val="24"/>
        </w:rPr>
        <w:tab/>
      </w:r>
      <w:r w:rsidR="00277A5A" w:rsidRPr="004A3011">
        <w:rPr>
          <w:rFonts w:ascii="Times New Roman" w:hAnsi="Times New Roman" w:cs="Times New Roman"/>
          <w:bCs/>
          <w:sz w:val="24"/>
          <w:szCs w:val="24"/>
        </w:rPr>
        <w:t xml:space="preserve">The short format questionnaire limited </w:t>
      </w:r>
      <w:r w:rsidR="00337FAD" w:rsidRPr="00E91661">
        <w:rPr>
          <w:rFonts w:ascii="Times New Roman" w:hAnsi="Times New Roman" w:cs="Times New Roman"/>
          <w:bCs/>
          <w:sz w:val="24"/>
          <w:szCs w:val="24"/>
        </w:rPr>
        <w:t xml:space="preserve">our ability to collect </w:t>
      </w:r>
      <w:r w:rsidR="00277A5A" w:rsidRPr="00E91661">
        <w:rPr>
          <w:rFonts w:ascii="Times New Roman" w:hAnsi="Times New Roman" w:cs="Times New Roman"/>
          <w:bCs/>
          <w:sz w:val="24"/>
          <w:szCs w:val="24"/>
        </w:rPr>
        <w:t xml:space="preserve">more detailed </w:t>
      </w:r>
      <w:r w:rsidR="00337FAD" w:rsidRPr="00A0337B">
        <w:rPr>
          <w:rFonts w:ascii="Times New Roman" w:hAnsi="Times New Roman" w:cs="Times New Roman"/>
          <w:bCs/>
          <w:sz w:val="24"/>
          <w:szCs w:val="24"/>
        </w:rPr>
        <w:t>information</w:t>
      </w:r>
      <w:r w:rsidR="00C71D66"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77A5A" w:rsidRPr="00A0337B">
        <w:rPr>
          <w:rFonts w:ascii="Times New Roman" w:hAnsi="Times New Roman" w:cs="Times New Roman"/>
          <w:bCs/>
          <w:sz w:val="24"/>
          <w:szCs w:val="24"/>
        </w:rPr>
        <w:t>about</w:t>
      </w:r>
      <w:r w:rsidR="00C71D66" w:rsidRPr="00A0337B">
        <w:rPr>
          <w:rFonts w:ascii="Times New Roman" w:hAnsi="Times New Roman" w:cs="Times New Roman"/>
          <w:bCs/>
          <w:sz w:val="24"/>
          <w:szCs w:val="24"/>
        </w:rPr>
        <w:t xml:space="preserve"> herd size history, facility age,</w:t>
      </w:r>
      <w:r w:rsidR="00277A5A" w:rsidRPr="00CE559D">
        <w:rPr>
          <w:rFonts w:ascii="Times New Roman" w:hAnsi="Times New Roman" w:cs="Times New Roman"/>
          <w:bCs/>
          <w:sz w:val="24"/>
          <w:szCs w:val="24"/>
          <w:rPrChange w:id="13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C71D66" w:rsidRPr="00CE559D">
        <w:rPr>
          <w:rFonts w:ascii="Times New Roman" w:hAnsi="Times New Roman" w:cs="Times New Roman"/>
          <w:bCs/>
          <w:sz w:val="24"/>
          <w:szCs w:val="24"/>
          <w:rPrChange w:id="13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and </w:t>
      </w:r>
      <w:r w:rsidR="00277A5A" w:rsidRPr="00CE559D">
        <w:rPr>
          <w:rFonts w:ascii="Times New Roman" w:hAnsi="Times New Roman" w:cs="Times New Roman"/>
          <w:bCs/>
          <w:sz w:val="24"/>
          <w:szCs w:val="24"/>
          <w:rPrChange w:id="13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multiple</w:t>
      </w:r>
      <w:r w:rsidR="00C71D66" w:rsidRPr="00CE559D">
        <w:rPr>
          <w:rFonts w:ascii="Times New Roman" w:hAnsi="Times New Roman" w:cs="Times New Roman"/>
          <w:bCs/>
          <w:sz w:val="24"/>
          <w:szCs w:val="24"/>
          <w:rPrChange w:id="13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277A5A" w:rsidRPr="00CE559D">
        <w:rPr>
          <w:rFonts w:ascii="Times New Roman" w:hAnsi="Times New Roman" w:cs="Times New Roman"/>
          <w:bCs/>
          <w:sz w:val="24"/>
          <w:szCs w:val="24"/>
          <w:rPrChange w:id="13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housing and bedding strategies. F</w:t>
      </w:r>
      <w:r w:rsidRPr="00CE559D">
        <w:rPr>
          <w:rFonts w:ascii="Times New Roman" w:hAnsi="Times New Roman" w:cs="Times New Roman"/>
          <w:bCs/>
          <w:sz w:val="24"/>
          <w:szCs w:val="24"/>
          <w:rPrChange w:id="13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or example,</w:t>
      </w:r>
      <w:r w:rsidR="00277A5A" w:rsidRPr="00CE559D">
        <w:rPr>
          <w:rFonts w:ascii="Times New Roman" w:hAnsi="Times New Roman" w:cs="Times New Roman"/>
          <w:bCs/>
          <w:sz w:val="24"/>
          <w:szCs w:val="24"/>
          <w:rPrChange w:id="13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we can speculate</w:t>
      </w:r>
      <w:r w:rsidRPr="00CE559D">
        <w:rPr>
          <w:rFonts w:ascii="Times New Roman" w:hAnsi="Times New Roman" w:cs="Times New Roman"/>
          <w:bCs/>
          <w:sz w:val="24"/>
          <w:szCs w:val="24"/>
          <w:rPrChange w:id="13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if a producer had two free stall barns, one of which was bedded with sand and the other with sawdust, they would have reported housing style as “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3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3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” and bedding as “sand” and “wood”</w:t>
      </w:r>
      <w:r w:rsidR="00C71D66" w:rsidRPr="00CE559D">
        <w:rPr>
          <w:rFonts w:ascii="Times New Roman" w:hAnsi="Times New Roman" w:cs="Times New Roman"/>
          <w:bCs/>
          <w:sz w:val="24"/>
          <w:szCs w:val="24"/>
          <w:rPrChange w:id="13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without reporting multiple barns</w:t>
      </w:r>
      <w:r w:rsidRPr="00CE559D">
        <w:rPr>
          <w:rFonts w:ascii="Times New Roman" w:hAnsi="Times New Roman" w:cs="Times New Roman"/>
          <w:bCs/>
          <w:sz w:val="24"/>
          <w:szCs w:val="24"/>
          <w:rPrChange w:id="13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Likewise, farms that used a bedded pack barn in combination with another housing type might have more overall cow space available than a farm with a single barn type. This may explain elevated cow numbers in these categories. 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13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Other</w:t>
      </w:r>
      <w:r w:rsidR="00254511" w:rsidRPr="00CE559D">
        <w:rPr>
          <w:rFonts w:ascii="Times New Roman" w:hAnsi="Times New Roman" w:cs="Times New Roman"/>
          <w:bCs/>
          <w:sz w:val="24"/>
          <w:szCs w:val="24"/>
          <w:rPrChange w:id="13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studies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13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have investigated</w:t>
      </w:r>
      <w:r w:rsidR="00254511" w:rsidRPr="00CE559D">
        <w:rPr>
          <w:rFonts w:ascii="Times New Roman" w:hAnsi="Times New Roman" w:cs="Times New Roman"/>
          <w:bCs/>
          <w:sz w:val="24"/>
          <w:szCs w:val="24"/>
          <w:rPrChange w:id="13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h</w:t>
      </w:r>
      <w:r w:rsidR="004B3F83" w:rsidRPr="00CE559D">
        <w:rPr>
          <w:rFonts w:ascii="Times New Roman" w:hAnsi="Times New Roman" w:cs="Times New Roman"/>
          <w:bCs/>
          <w:sz w:val="24"/>
          <w:szCs w:val="24"/>
          <w:rPrChange w:id="13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erd size and facility age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13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4B3F83" w:rsidRPr="00CE559D">
        <w:rPr>
          <w:rFonts w:ascii="Times New Roman" w:hAnsi="Times New Roman" w:cs="Times New Roman"/>
          <w:bCs/>
          <w:sz w:val="24"/>
          <w:szCs w:val="24"/>
          <w:rPrChange w:id="13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but not together</w:t>
      </w:r>
      <w:r w:rsidR="00254511" w:rsidRPr="00CE559D">
        <w:rPr>
          <w:rFonts w:ascii="Times New Roman" w:hAnsi="Times New Roman" w:cs="Times New Roman"/>
          <w:bCs/>
          <w:sz w:val="24"/>
          <w:szCs w:val="24"/>
          <w:rPrChange w:id="13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304A1" w:rsidRPr="00CE559D">
        <w:rPr>
          <w:rFonts w:ascii="Times New Roman" w:hAnsi="Times New Roman" w:cs="Times New Roman"/>
          <w:bCs/>
          <w:sz w:val="24"/>
          <w:szCs w:val="24"/>
          <w:rPrChange w:id="13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with</w:t>
      </w:r>
      <w:r w:rsidR="00254511" w:rsidRPr="00CE559D">
        <w:rPr>
          <w:rFonts w:ascii="Times New Roman" w:hAnsi="Times New Roman" w:cs="Times New Roman"/>
          <w:bCs/>
          <w:sz w:val="24"/>
          <w:szCs w:val="24"/>
          <w:rPrChange w:id="13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 the same survey</w:t>
      </w:r>
      <w:r w:rsidR="004B3F83" w:rsidRPr="00CE559D">
        <w:rPr>
          <w:rFonts w:ascii="Times New Roman" w:hAnsi="Times New Roman" w:cs="Times New Roman"/>
          <w:bCs/>
          <w:sz w:val="24"/>
          <w:szCs w:val="24"/>
          <w:rPrChange w:id="13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For example, </w:t>
      </w:r>
      <w:r w:rsidR="007B3699" w:rsidRPr="00CE559D">
        <w:rPr>
          <w:rFonts w:ascii="Times New Roman" w:hAnsi="Times New Roman" w:cs="Times New Roman"/>
          <w:bCs/>
          <w:sz w:val="24"/>
          <w:szCs w:val="24"/>
          <w:rPrChange w:id="13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Sorge et al. (2016) reported </w:t>
      </w:r>
      <w:r w:rsidR="0009148A" w:rsidRPr="00CE559D">
        <w:rPr>
          <w:rFonts w:ascii="Times New Roman" w:hAnsi="Times New Roman" w:cs="Times New Roman"/>
          <w:bCs/>
          <w:sz w:val="24"/>
          <w:szCs w:val="24"/>
          <w:rPrChange w:id="13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</w:t>
      </w:r>
      <w:r w:rsidR="007B3699" w:rsidRPr="00CE559D">
        <w:rPr>
          <w:rFonts w:ascii="Times New Roman" w:hAnsi="Times New Roman" w:cs="Times New Roman"/>
          <w:bCs/>
          <w:sz w:val="24"/>
          <w:szCs w:val="24"/>
          <w:rPrChange w:id="13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10 year mean change in herd size of 5.7 cows (range -11 to +30), but did not report on changes in facility types, while </w:t>
      </w:r>
      <w:proofErr w:type="spellStart"/>
      <w:r w:rsidR="007B3699" w:rsidRPr="00CE559D">
        <w:rPr>
          <w:rFonts w:ascii="Times New Roman" w:hAnsi="Times New Roman" w:cs="Times New Roman"/>
          <w:bCs/>
          <w:sz w:val="24"/>
          <w:szCs w:val="24"/>
          <w:rPrChange w:id="13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Stiglbauer</w:t>
      </w:r>
      <w:proofErr w:type="spellEnd"/>
      <w:r w:rsidR="007B3699" w:rsidRPr="00CE559D">
        <w:rPr>
          <w:rFonts w:ascii="Times New Roman" w:hAnsi="Times New Roman" w:cs="Times New Roman"/>
          <w:bCs/>
          <w:sz w:val="24"/>
          <w:szCs w:val="24"/>
          <w:rPrChange w:id="13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 (2013) reported the mean age of housing (36.5 years) </w:t>
      </w:r>
      <w:r w:rsidR="0009148A" w:rsidRPr="00CE559D">
        <w:rPr>
          <w:rFonts w:ascii="Times New Roman" w:hAnsi="Times New Roman" w:cs="Times New Roman"/>
          <w:bCs/>
          <w:sz w:val="24"/>
          <w:szCs w:val="24"/>
          <w:rPrChange w:id="13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but did not report changes in herd size or facility types for US organic farms. </w:t>
      </w:r>
      <w:r w:rsidR="003726A1" w:rsidRPr="00CE559D">
        <w:rPr>
          <w:rFonts w:ascii="Times New Roman" w:hAnsi="Times New Roman" w:cs="Times New Roman"/>
          <w:bCs/>
          <w:sz w:val="24"/>
          <w:szCs w:val="24"/>
          <w:rPrChange w:id="13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Future surveys might </w:t>
      </w:r>
      <w:r w:rsidR="00891800" w:rsidRPr="00CE559D">
        <w:rPr>
          <w:rFonts w:ascii="Times New Roman" w:hAnsi="Times New Roman" w:cs="Times New Roman"/>
          <w:bCs/>
          <w:sz w:val="24"/>
          <w:szCs w:val="24"/>
          <w:rPrChange w:id="13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collect</w:t>
      </w:r>
      <w:r w:rsidR="003726A1" w:rsidRPr="00CE559D">
        <w:rPr>
          <w:rFonts w:ascii="Times New Roman" w:hAnsi="Times New Roman" w:cs="Times New Roman"/>
          <w:bCs/>
          <w:sz w:val="24"/>
          <w:szCs w:val="24"/>
          <w:rPrChange w:id="13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more specific data on farms that use mul</w:t>
      </w:r>
      <w:r w:rsidR="003F7793" w:rsidRPr="00CE559D">
        <w:rPr>
          <w:rFonts w:ascii="Times New Roman" w:hAnsi="Times New Roman" w:cs="Times New Roman"/>
          <w:bCs/>
          <w:sz w:val="24"/>
          <w:szCs w:val="24"/>
          <w:rPrChange w:id="13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tiple housing and bedding types as well as </w:t>
      </w:r>
      <w:r w:rsidR="00891800" w:rsidRPr="00CE559D">
        <w:rPr>
          <w:rFonts w:ascii="Times New Roman" w:hAnsi="Times New Roman" w:cs="Times New Roman"/>
          <w:bCs/>
          <w:sz w:val="24"/>
          <w:szCs w:val="24"/>
          <w:rPrChange w:id="13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whether </w:t>
      </w:r>
      <w:r w:rsidR="003F7793" w:rsidRPr="00CE559D">
        <w:rPr>
          <w:rFonts w:ascii="Times New Roman" w:hAnsi="Times New Roman" w:cs="Times New Roman"/>
          <w:bCs/>
          <w:sz w:val="24"/>
          <w:szCs w:val="24"/>
          <w:rPrChange w:id="13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fa</w:t>
      </w:r>
      <w:r w:rsidR="007E12A7" w:rsidRPr="00CE559D">
        <w:rPr>
          <w:rFonts w:ascii="Times New Roman" w:hAnsi="Times New Roman" w:cs="Times New Roman"/>
          <w:bCs/>
          <w:sz w:val="24"/>
          <w:szCs w:val="24"/>
          <w:rPrChange w:id="13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</w:t>
      </w:r>
      <w:r w:rsidR="003F7793" w:rsidRPr="00CE559D">
        <w:rPr>
          <w:rFonts w:ascii="Times New Roman" w:hAnsi="Times New Roman" w:cs="Times New Roman"/>
          <w:bCs/>
          <w:sz w:val="24"/>
          <w:szCs w:val="24"/>
          <w:rPrChange w:id="13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mers</w:t>
      </w:r>
      <w:del w:id="1384" w:author="Deborah Neher" w:date="2020-09-20T08:14:00Z">
        <w:r w:rsidR="003F7793" w:rsidRPr="00CE559D" w:rsidDel="005C13F9">
          <w:rPr>
            <w:rFonts w:ascii="Times New Roman" w:hAnsi="Times New Roman" w:cs="Times New Roman"/>
            <w:bCs/>
            <w:sz w:val="24"/>
            <w:szCs w:val="24"/>
            <w:rPrChange w:id="138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’</w:delText>
        </w:r>
      </w:del>
      <w:r w:rsidR="003F7793" w:rsidRPr="00CE559D">
        <w:rPr>
          <w:rFonts w:ascii="Times New Roman" w:hAnsi="Times New Roman" w:cs="Times New Roman"/>
          <w:bCs/>
          <w:sz w:val="24"/>
          <w:szCs w:val="24"/>
          <w:rPrChange w:id="13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891800" w:rsidRPr="00CE559D">
        <w:rPr>
          <w:rFonts w:ascii="Times New Roman" w:hAnsi="Times New Roman" w:cs="Times New Roman"/>
          <w:bCs/>
          <w:sz w:val="24"/>
          <w:szCs w:val="24"/>
          <w:rPrChange w:id="13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are </w:t>
      </w:r>
      <w:r w:rsidR="003F7793" w:rsidRPr="00CE559D">
        <w:rPr>
          <w:rFonts w:ascii="Times New Roman" w:hAnsi="Times New Roman" w:cs="Times New Roman"/>
          <w:bCs/>
          <w:sz w:val="24"/>
          <w:szCs w:val="24"/>
          <w:rPrChange w:id="13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planning for responding to future pressures on the industry to develop “cow</w:t>
      </w:r>
      <w:r w:rsidR="007E12A7" w:rsidRPr="00CE559D">
        <w:rPr>
          <w:rFonts w:ascii="Times New Roman" w:hAnsi="Times New Roman" w:cs="Times New Roman"/>
          <w:bCs/>
          <w:sz w:val="24"/>
          <w:szCs w:val="24"/>
          <w:rPrChange w:id="13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-</w:t>
      </w:r>
      <w:r w:rsidR="003F7793" w:rsidRPr="00CE559D">
        <w:rPr>
          <w:rFonts w:ascii="Times New Roman" w:hAnsi="Times New Roman" w:cs="Times New Roman"/>
          <w:bCs/>
          <w:sz w:val="24"/>
          <w:szCs w:val="24"/>
          <w:rPrChange w:id="13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friendly” housing systems.</w:t>
      </w:r>
    </w:p>
    <w:p w14:paraId="12CC70EA" w14:textId="736D6D23" w:rsidR="0036296C" w:rsidRPr="00CE559D" w:rsidRDefault="00366002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i/>
          <w:sz w:val="24"/>
          <w:szCs w:val="24"/>
          <w:rPrChange w:id="1391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</w:pPr>
      <w:bookmarkStart w:id="1392" w:name="years-of-dairy-farming-experience"/>
      <w:bookmarkEnd w:id="1392"/>
      <w:r w:rsidRPr="00CE559D">
        <w:rPr>
          <w:rFonts w:ascii="Times New Roman" w:hAnsi="Times New Roman" w:cs="Times New Roman"/>
          <w:bCs/>
          <w:i/>
          <w:sz w:val="24"/>
          <w:szCs w:val="24"/>
          <w:rPrChange w:id="1393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ab/>
      </w:r>
      <w:r w:rsidR="00922384" w:rsidRPr="001831B3">
        <w:rPr>
          <w:rFonts w:ascii="Times New Roman" w:hAnsi="Times New Roman" w:cs="Times New Roman"/>
          <w:b/>
          <w:i/>
          <w:sz w:val="24"/>
          <w:szCs w:val="24"/>
        </w:rPr>
        <w:t xml:space="preserve">Years </w:t>
      </w:r>
      <w:r w:rsidR="00361E26" w:rsidRPr="001831B3">
        <w:rPr>
          <w:rFonts w:ascii="Times New Roman" w:hAnsi="Times New Roman" w:cs="Times New Roman"/>
          <w:b/>
          <w:i/>
          <w:sz w:val="24"/>
          <w:szCs w:val="24"/>
        </w:rPr>
        <w:t>of Dairy Farming Experience</w:t>
      </w:r>
      <w:r w:rsidRPr="00CE559D">
        <w:rPr>
          <w:rFonts w:ascii="Times New Roman" w:hAnsi="Times New Roman" w:cs="Times New Roman"/>
          <w:bCs/>
          <w:i/>
          <w:sz w:val="24"/>
          <w:szCs w:val="24"/>
          <w:rPrChange w:id="1394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>.</w:t>
      </w:r>
      <w:r w:rsidR="00207770" w:rsidRPr="002E7301">
        <w:rPr>
          <w:rFonts w:ascii="Times New Roman" w:hAnsi="Times New Roman" w:cs="Times New Roman"/>
          <w:bCs/>
          <w:noProof/>
          <w:sz w:val="24"/>
          <w:szCs w:val="24"/>
          <w:lang w:bidi="he-I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0065F7" wp14:editId="1BD491FD">
                <wp:simplePos x="0" y="0"/>
                <wp:positionH relativeFrom="column">
                  <wp:posOffset>4125902</wp:posOffset>
                </wp:positionH>
                <wp:positionV relativeFrom="paragraph">
                  <wp:posOffset>419177</wp:posOffset>
                </wp:positionV>
                <wp:extent cx="360" cy="360"/>
                <wp:effectExtent l="38100" t="38100" r="38100" b="381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8B7F2CD" id="Ink 1" o:spid="_x0000_s1026" type="#_x0000_t75" style="position:absolute;margin-left:323.9pt;margin-top:32.05pt;width:2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">
                <v:imagedata r:id="rId17" o:title=""/>
              </v:shape>
            </w:pict>
          </mc:Fallback>
        </mc:AlternateContent>
      </w:r>
      <w:r w:rsidR="00891800" w:rsidRPr="00CE559D">
        <w:rPr>
          <w:rFonts w:ascii="Times New Roman" w:hAnsi="Times New Roman" w:cs="Times New Roman"/>
          <w:bCs/>
          <w:i/>
          <w:sz w:val="24"/>
          <w:szCs w:val="24"/>
          <w:rPrChange w:id="1395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 xml:space="preserve"> </w:t>
      </w:r>
      <w:r w:rsidR="00520310" w:rsidRPr="002E7301">
        <w:rPr>
          <w:rFonts w:ascii="Times New Roman" w:hAnsi="Times New Roman" w:cs="Times New Roman"/>
          <w:bCs/>
          <w:sz w:val="24"/>
          <w:szCs w:val="24"/>
        </w:rPr>
        <w:t>Years of experience could be perceived as a variable in studies measuring the impac</w:t>
      </w:r>
      <w:r w:rsidR="00520310" w:rsidRPr="003643DE">
        <w:rPr>
          <w:rFonts w:ascii="Times New Roman" w:hAnsi="Times New Roman" w:cs="Times New Roman"/>
          <w:bCs/>
          <w:sz w:val="24"/>
          <w:szCs w:val="24"/>
        </w:rPr>
        <w:t xml:space="preserve">t of management. </w:t>
      </w:r>
      <w:r w:rsidR="00C501B3" w:rsidRPr="003643DE">
        <w:rPr>
          <w:rFonts w:ascii="Times New Roman" w:hAnsi="Times New Roman" w:cs="Times New Roman"/>
          <w:bCs/>
          <w:sz w:val="24"/>
          <w:szCs w:val="24"/>
        </w:rPr>
        <w:t>Nineteen respondents did not report years of dairy farm management experience, however, all but one of these respondents reported years of organic dairy far</w:t>
      </w:r>
      <w:r w:rsidR="00C501B3" w:rsidRPr="00994760">
        <w:rPr>
          <w:rFonts w:ascii="Times New Roman" w:hAnsi="Times New Roman" w:cs="Times New Roman"/>
          <w:bCs/>
          <w:sz w:val="24"/>
          <w:szCs w:val="24"/>
        </w:rPr>
        <w:t xml:space="preserve">m management experience. </w:t>
      </w:r>
      <w:r w:rsidR="00FA34EF" w:rsidRPr="00994760">
        <w:rPr>
          <w:rFonts w:ascii="Times New Roman" w:hAnsi="Times New Roman" w:cs="Times New Roman"/>
          <w:bCs/>
          <w:sz w:val="24"/>
          <w:szCs w:val="24"/>
        </w:rPr>
        <w:t>Respondents’ o</w:t>
      </w:r>
      <w:r w:rsidR="00C43A8F" w:rsidRPr="00994760">
        <w:rPr>
          <w:rFonts w:ascii="Times New Roman" w:hAnsi="Times New Roman" w:cs="Times New Roman"/>
          <w:bCs/>
          <w:sz w:val="24"/>
          <w:szCs w:val="24"/>
        </w:rPr>
        <w:t xml:space="preserve">verall </w:t>
      </w:r>
      <w:r w:rsidR="00371FFD" w:rsidRPr="00994760">
        <w:rPr>
          <w:rFonts w:ascii="Times New Roman" w:hAnsi="Times New Roman" w:cs="Times New Roman"/>
          <w:bCs/>
          <w:sz w:val="24"/>
          <w:szCs w:val="24"/>
        </w:rPr>
        <w:t xml:space="preserve">years </w:t>
      </w:r>
      <w:r w:rsidR="00636A8B" w:rsidRPr="00994760">
        <w:rPr>
          <w:rFonts w:ascii="Times New Roman" w:hAnsi="Times New Roman" w:cs="Times New Roman"/>
          <w:bCs/>
          <w:sz w:val="24"/>
          <w:szCs w:val="24"/>
        </w:rPr>
        <w:t>of</w:t>
      </w:r>
      <w:r w:rsidR="00371FFD" w:rsidRPr="00994760">
        <w:rPr>
          <w:rFonts w:ascii="Times New Roman" w:hAnsi="Times New Roman" w:cs="Times New Roman"/>
          <w:bCs/>
          <w:sz w:val="24"/>
          <w:szCs w:val="24"/>
        </w:rPr>
        <w:t xml:space="preserve"> dairy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 experience</w:t>
      </w:r>
      <w:r w:rsidR="00C43A8F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91800" w:rsidRPr="00994760">
        <w:rPr>
          <w:rFonts w:ascii="Times New Roman" w:hAnsi="Times New Roman" w:cs="Times New Roman"/>
          <w:bCs/>
          <w:sz w:val="24"/>
          <w:szCs w:val="24"/>
        </w:rPr>
        <w:t>varied</w:t>
      </w:r>
      <w:r w:rsidR="00C43A8F" w:rsidRPr="00994760">
        <w:rPr>
          <w:rFonts w:ascii="Times New Roman" w:hAnsi="Times New Roman" w:cs="Times New Roman"/>
          <w:bCs/>
          <w:sz w:val="24"/>
          <w:szCs w:val="24"/>
        </w:rPr>
        <w:t xml:space="preserve"> among</w:t>
      </w:r>
      <w:r w:rsidR="00371FFD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all h</w:t>
      </w:r>
      <w:r w:rsidR="00571428" w:rsidRPr="00994760">
        <w:rPr>
          <w:rFonts w:ascii="Times New Roman" w:hAnsi="Times New Roman" w:cs="Times New Roman"/>
          <w:bCs/>
          <w:sz w:val="24"/>
          <w:szCs w:val="24"/>
        </w:rPr>
        <w:t>ousing</w:t>
      </w:r>
      <w:r w:rsidR="007E12A7" w:rsidRPr="000606E6">
        <w:rPr>
          <w:rFonts w:ascii="Times New Roman" w:hAnsi="Times New Roman" w:cs="Times New Roman"/>
          <w:bCs/>
          <w:sz w:val="24"/>
          <w:szCs w:val="24"/>
        </w:rPr>
        <w:t>/</w:t>
      </w:r>
      <w:r w:rsidR="00571428" w:rsidRPr="000606E6">
        <w:rPr>
          <w:rFonts w:ascii="Times New Roman" w:hAnsi="Times New Roman" w:cs="Times New Roman"/>
          <w:bCs/>
          <w:sz w:val="24"/>
          <w:szCs w:val="24"/>
        </w:rPr>
        <w:t>bedding categorie</w:t>
      </w:r>
      <w:r w:rsidR="00FA34EF" w:rsidRPr="000606E6">
        <w:rPr>
          <w:rFonts w:ascii="Times New Roman" w:hAnsi="Times New Roman" w:cs="Times New Roman"/>
          <w:bCs/>
          <w:sz w:val="24"/>
          <w:szCs w:val="24"/>
        </w:rPr>
        <w:t xml:space="preserve">s </w:t>
      </w:r>
      <w:r w:rsidR="00FA34EF" w:rsidRPr="000606E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(P = </w:t>
      </w:r>
      <w:r w:rsidR="00FA34EF" w:rsidRPr="004A3011">
        <w:rPr>
          <w:rFonts w:ascii="Times New Roman" w:hAnsi="Times New Roman" w:cs="Times New Roman"/>
          <w:bCs/>
          <w:sz w:val="24"/>
          <w:szCs w:val="24"/>
        </w:rPr>
        <w:t>0.</w:t>
      </w:r>
      <w:r w:rsidR="00FA34EF" w:rsidRPr="004A3011">
        <w:rPr>
          <w:rFonts w:ascii="Times New Roman" w:hAnsi="Times New Roman" w:cs="Times New Roman"/>
          <w:bCs/>
          <w:iCs/>
          <w:sz w:val="24"/>
          <w:szCs w:val="24"/>
        </w:rPr>
        <w:t>2)</w:t>
      </w:r>
      <w:r w:rsidR="00FA34EF" w:rsidRPr="00E91661">
        <w:rPr>
          <w:rFonts w:ascii="Times New Roman" w:hAnsi="Times New Roman" w:cs="Times New Roman"/>
          <w:bCs/>
          <w:sz w:val="24"/>
          <w:szCs w:val="24"/>
        </w:rPr>
        <w:t xml:space="preserve"> (</w:t>
      </w:r>
      <w:del w:id="1396" w:author="Tucker Andrews" w:date="2020-10-07T13:21:00Z">
        <w:r w:rsidR="00571428" w:rsidRPr="00CE559D" w:rsidDel="005A6F8D">
          <w:rPr>
            <w:rFonts w:ascii="Times New Roman" w:hAnsi="Times New Roman" w:cs="Times New Roman"/>
            <w:bCs/>
            <w:sz w:val="24"/>
            <w:szCs w:val="24"/>
            <w:rPrChange w:id="139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Figure 7</w:delText>
        </w:r>
      </w:del>
      <w:ins w:id="1398" w:author="Tucker Andrews" w:date="2020-10-07T13:21:00Z">
        <w:r w:rsidR="005A6F8D">
          <w:rPr>
            <w:rFonts w:ascii="Times New Roman" w:hAnsi="Times New Roman" w:cs="Times New Roman"/>
            <w:bCs/>
            <w:sz w:val="24"/>
            <w:szCs w:val="24"/>
          </w:rPr>
          <w:t>Figure 6</w:t>
        </w:r>
      </w:ins>
      <w:r w:rsidR="00922384" w:rsidRPr="002E7301">
        <w:rPr>
          <w:rFonts w:ascii="Times New Roman" w:hAnsi="Times New Roman" w:cs="Times New Roman"/>
          <w:bCs/>
          <w:sz w:val="24"/>
          <w:szCs w:val="24"/>
        </w:rPr>
        <w:t xml:space="preserve">). </w:t>
      </w:r>
      <w:r w:rsidR="00636A8B" w:rsidRPr="002E7301">
        <w:rPr>
          <w:rFonts w:ascii="Times New Roman" w:hAnsi="Times New Roman" w:cs="Times New Roman"/>
          <w:bCs/>
          <w:sz w:val="24"/>
          <w:szCs w:val="24"/>
        </w:rPr>
        <w:t>The</w:t>
      </w:r>
      <w:r w:rsidR="00571428" w:rsidRPr="003643DE">
        <w:rPr>
          <w:rFonts w:ascii="Times New Roman" w:hAnsi="Times New Roman" w:cs="Times New Roman"/>
          <w:bCs/>
          <w:sz w:val="24"/>
          <w:szCs w:val="24"/>
        </w:rPr>
        <w:t xml:space="preserve"> years of </w:t>
      </w:r>
      <w:r w:rsidR="00922384" w:rsidRPr="003643DE">
        <w:rPr>
          <w:rFonts w:ascii="Times New Roman" w:hAnsi="Times New Roman" w:cs="Times New Roman"/>
          <w:bCs/>
          <w:sz w:val="24"/>
          <w:szCs w:val="24"/>
        </w:rPr>
        <w:t xml:space="preserve">organic </w:t>
      </w:r>
      <w:r w:rsidR="00571428" w:rsidRPr="00994760">
        <w:rPr>
          <w:rFonts w:ascii="Times New Roman" w:hAnsi="Times New Roman" w:cs="Times New Roman"/>
          <w:bCs/>
          <w:sz w:val="24"/>
          <w:szCs w:val="24"/>
        </w:rPr>
        <w:t xml:space="preserve">dairy farm 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>experience</w:t>
      </w:r>
      <w:r w:rsidR="00571428" w:rsidRPr="00994760">
        <w:rPr>
          <w:rFonts w:ascii="Times New Roman" w:hAnsi="Times New Roman" w:cs="Times New Roman"/>
          <w:bCs/>
          <w:sz w:val="24"/>
          <w:szCs w:val="24"/>
        </w:rPr>
        <w:t xml:space="preserve"> had a narrower range</w:t>
      </w:r>
      <w:r w:rsidR="004044DE" w:rsidRPr="00994760">
        <w:rPr>
          <w:rFonts w:ascii="Times New Roman" w:hAnsi="Times New Roman" w:cs="Times New Roman"/>
          <w:bCs/>
          <w:sz w:val="24"/>
          <w:szCs w:val="24"/>
        </w:rPr>
        <w:t xml:space="preserve"> than </w:t>
      </w:r>
      <w:r w:rsidR="00371FFD" w:rsidRPr="00994760">
        <w:rPr>
          <w:rFonts w:ascii="Times New Roman" w:hAnsi="Times New Roman" w:cs="Times New Roman"/>
          <w:bCs/>
          <w:sz w:val="24"/>
          <w:szCs w:val="24"/>
        </w:rPr>
        <w:t xml:space="preserve">length of the </w:t>
      </w:r>
      <w:r w:rsidR="004044DE" w:rsidRPr="00994760">
        <w:rPr>
          <w:rFonts w:ascii="Times New Roman" w:hAnsi="Times New Roman" w:cs="Times New Roman"/>
          <w:bCs/>
          <w:sz w:val="24"/>
          <w:szCs w:val="24"/>
        </w:rPr>
        <w:t>total dairy experience</w:t>
      </w:r>
      <w:r w:rsidR="00B04BE7" w:rsidRPr="0099476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571428" w:rsidRPr="00994760">
        <w:rPr>
          <w:rFonts w:ascii="Times New Roman" w:hAnsi="Times New Roman" w:cs="Times New Roman"/>
          <w:bCs/>
          <w:sz w:val="24"/>
          <w:szCs w:val="24"/>
        </w:rPr>
        <w:t>we suspect because</w:t>
      </w:r>
      <w:r w:rsidR="00B04BE7" w:rsidRPr="00994760">
        <w:rPr>
          <w:rFonts w:ascii="Times New Roman" w:hAnsi="Times New Roman" w:cs="Times New Roman"/>
          <w:bCs/>
          <w:sz w:val="24"/>
          <w:szCs w:val="24"/>
        </w:rPr>
        <w:t xml:space="preserve"> many producers transitioned </w:t>
      </w:r>
      <w:r w:rsidR="00571428" w:rsidRPr="00994760">
        <w:rPr>
          <w:rFonts w:ascii="Times New Roman" w:hAnsi="Times New Roman" w:cs="Times New Roman"/>
          <w:bCs/>
          <w:sz w:val="24"/>
          <w:szCs w:val="24"/>
        </w:rPr>
        <w:t xml:space="preserve">to organic </w:t>
      </w:r>
      <w:r w:rsidR="00B04BE7" w:rsidRPr="00994760">
        <w:rPr>
          <w:rFonts w:ascii="Times New Roman" w:hAnsi="Times New Roman" w:cs="Times New Roman"/>
          <w:bCs/>
          <w:sz w:val="24"/>
          <w:szCs w:val="24"/>
        </w:rPr>
        <w:t xml:space="preserve">from conventional </w:t>
      </w:r>
      <w:r w:rsidR="00571428" w:rsidRPr="00994760">
        <w:rPr>
          <w:rFonts w:ascii="Times New Roman" w:hAnsi="Times New Roman" w:cs="Times New Roman"/>
          <w:bCs/>
          <w:sz w:val="24"/>
          <w:szCs w:val="24"/>
        </w:rPr>
        <w:t>dairy management</w:t>
      </w:r>
      <w:r w:rsidR="00922384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04BE7" w:rsidRPr="00994760">
        <w:rPr>
          <w:rFonts w:ascii="Times New Roman" w:hAnsi="Times New Roman" w:cs="Times New Roman"/>
          <w:bCs/>
          <w:iCs/>
          <w:sz w:val="24"/>
          <w:szCs w:val="24"/>
        </w:rPr>
        <w:t xml:space="preserve">While organic experience mostly did not differ between housing/bedding strategy, producers </w:t>
      </w:r>
      <w:r w:rsidR="00B04BE7" w:rsidRPr="00994760"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using </w:t>
      </w:r>
      <w:r w:rsidR="00B04BE7" w:rsidRPr="000606E6">
        <w:rPr>
          <w:rFonts w:ascii="Times New Roman" w:hAnsi="Times New Roman" w:cs="Times New Roman"/>
          <w:bCs/>
          <w:iCs/>
          <w:sz w:val="24"/>
          <w:szCs w:val="24"/>
        </w:rPr>
        <w:t xml:space="preserve">a </w:t>
      </w:r>
      <w:proofErr w:type="spellStart"/>
      <w:r w:rsidR="008276E5" w:rsidRPr="000606E6">
        <w:rPr>
          <w:rFonts w:ascii="Times New Roman" w:hAnsi="Times New Roman" w:cs="Times New Roman"/>
          <w:bCs/>
          <w:iCs/>
          <w:sz w:val="24"/>
          <w:szCs w:val="24"/>
        </w:rPr>
        <w:t>tiestall</w:t>
      </w:r>
      <w:proofErr w:type="spellEnd"/>
      <w:r w:rsidR="00B04BE7" w:rsidRPr="000606E6">
        <w:rPr>
          <w:rFonts w:ascii="Times New Roman" w:hAnsi="Times New Roman" w:cs="Times New Roman"/>
          <w:bCs/>
          <w:iCs/>
          <w:sz w:val="24"/>
          <w:szCs w:val="24"/>
        </w:rPr>
        <w:t xml:space="preserve"> without a wood-based bedding (“</w:t>
      </w:r>
      <w:proofErr w:type="spellStart"/>
      <w:r w:rsidR="008276E5" w:rsidRPr="000606E6">
        <w:rPr>
          <w:rFonts w:ascii="Times New Roman" w:hAnsi="Times New Roman" w:cs="Times New Roman"/>
          <w:bCs/>
          <w:iCs/>
          <w:sz w:val="24"/>
          <w:szCs w:val="24"/>
        </w:rPr>
        <w:t>Tiestall</w:t>
      </w:r>
      <w:proofErr w:type="spellEnd"/>
      <w:r w:rsidR="00B04BE7" w:rsidRPr="000606E6">
        <w:rPr>
          <w:rFonts w:ascii="Times New Roman" w:hAnsi="Times New Roman" w:cs="Times New Roman"/>
          <w:bCs/>
          <w:iCs/>
          <w:sz w:val="24"/>
          <w:szCs w:val="24"/>
        </w:rPr>
        <w:t xml:space="preserve"> other bedding”) </w:t>
      </w:r>
      <w:r w:rsidR="00891800" w:rsidRPr="000606E6">
        <w:rPr>
          <w:rFonts w:ascii="Times New Roman" w:hAnsi="Times New Roman" w:cs="Times New Roman"/>
          <w:bCs/>
          <w:iCs/>
          <w:sz w:val="24"/>
          <w:szCs w:val="24"/>
        </w:rPr>
        <w:t>worked</w:t>
      </w:r>
      <w:r w:rsidR="00371FFD" w:rsidRPr="000606E6">
        <w:rPr>
          <w:rFonts w:ascii="Times New Roman" w:hAnsi="Times New Roman" w:cs="Times New Roman"/>
          <w:bCs/>
          <w:iCs/>
          <w:sz w:val="24"/>
          <w:szCs w:val="24"/>
        </w:rPr>
        <w:t xml:space="preserve"> more years in organic dairy</w:t>
      </w:r>
      <w:r w:rsidR="00B04BE7" w:rsidRPr="004A3011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891800" w:rsidRPr="00E91661">
        <w:rPr>
          <w:rFonts w:ascii="Times New Roman" w:hAnsi="Times New Roman" w:cs="Times New Roman"/>
          <w:bCs/>
          <w:iCs/>
          <w:sz w:val="24"/>
          <w:szCs w:val="24"/>
        </w:rPr>
        <w:t xml:space="preserve">production </w:t>
      </w:r>
      <w:r w:rsidR="00B04BE7" w:rsidRPr="00E91661">
        <w:rPr>
          <w:rFonts w:ascii="Times New Roman" w:hAnsi="Times New Roman" w:cs="Times New Roman"/>
          <w:bCs/>
          <w:iCs/>
          <w:sz w:val="24"/>
          <w:szCs w:val="24"/>
        </w:rPr>
        <w:t>tha</w:t>
      </w:r>
      <w:r w:rsidR="00371FFD" w:rsidRPr="00A0337B">
        <w:rPr>
          <w:rFonts w:ascii="Times New Roman" w:hAnsi="Times New Roman" w:cs="Times New Roman"/>
          <w:bCs/>
          <w:iCs/>
          <w:sz w:val="24"/>
          <w:szCs w:val="24"/>
        </w:rPr>
        <w:t>n</w:t>
      </w:r>
      <w:r w:rsidR="00B04BE7" w:rsidRPr="00A0337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891800" w:rsidRPr="00A0337B">
        <w:rPr>
          <w:rFonts w:ascii="Times New Roman" w:hAnsi="Times New Roman" w:cs="Times New Roman"/>
          <w:bCs/>
          <w:iCs/>
          <w:sz w:val="24"/>
          <w:szCs w:val="24"/>
        </w:rPr>
        <w:t xml:space="preserve">producers managing herds in </w:t>
      </w:r>
      <w:proofErr w:type="spellStart"/>
      <w:r w:rsidR="008276E5" w:rsidRPr="00A0337B">
        <w:rPr>
          <w:rFonts w:ascii="Times New Roman" w:hAnsi="Times New Roman" w:cs="Times New Roman"/>
          <w:bCs/>
          <w:iCs/>
          <w:sz w:val="24"/>
          <w:szCs w:val="24"/>
        </w:rPr>
        <w:t>freestall</w:t>
      </w:r>
      <w:proofErr w:type="spellEnd"/>
      <w:r w:rsidR="00B04BE7" w:rsidRPr="00A0337B">
        <w:rPr>
          <w:rFonts w:ascii="Times New Roman" w:hAnsi="Times New Roman" w:cs="Times New Roman"/>
          <w:bCs/>
          <w:iCs/>
          <w:sz w:val="24"/>
          <w:szCs w:val="24"/>
        </w:rPr>
        <w:t xml:space="preserve"> sand </w:t>
      </w:r>
      <w:r w:rsidR="00891800" w:rsidRPr="002E03A7">
        <w:rPr>
          <w:rFonts w:ascii="Times New Roman" w:hAnsi="Times New Roman" w:cs="Times New Roman"/>
          <w:bCs/>
          <w:iCs/>
          <w:sz w:val="24"/>
          <w:szCs w:val="24"/>
        </w:rPr>
        <w:t>facilities</w:t>
      </w:r>
      <w:r w:rsidR="00B04BE7" w:rsidRPr="002E03A7">
        <w:rPr>
          <w:rFonts w:ascii="Times New Roman" w:hAnsi="Times New Roman" w:cs="Times New Roman"/>
          <w:bCs/>
          <w:iCs/>
          <w:sz w:val="24"/>
          <w:szCs w:val="24"/>
        </w:rPr>
        <w:t xml:space="preserve"> (</w:t>
      </w:r>
      <w:r w:rsidR="001A6620" w:rsidRPr="002E03A7">
        <w:rPr>
          <w:rFonts w:ascii="Times New Roman" w:hAnsi="Times New Roman" w:cs="Times New Roman"/>
          <w:bCs/>
          <w:i/>
          <w:iCs/>
          <w:sz w:val="24"/>
          <w:szCs w:val="24"/>
        </w:rPr>
        <w:t>P</w:t>
      </w:r>
      <w:r w:rsidR="00B04BE7" w:rsidRPr="002E03A7">
        <w:rPr>
          <w:rFonts w:ascii="Times New Roman" w:hAnsi="Times New Roman" w:cs="Times New Roman"/>
          <w:bCs/>
          <w:iCs/>
          <w:sz w:val="24"/>
          <w:szCs w:val="24"/>
        </w:rPr>
        <w:t xml:space="preserve"> = 0.04)</w:t>
      </w:r>
      <w:r w:rsidR="00FA34EF" w:rsidRPr="002E03A7">
        <w:rPr>
          <w:rFonts w:ascii="Times New Roman" w:hAnsi="Times New Roman" w:cs="Times New Roman"/>
          <w:bCs/>
          <w:iCs/>
          <w:sz w:val="24"/>
          <w:szCs w:val="24"/>
        </w:rPr>
        <w:t>. T</w:t>
      </w:r>
      <w:r w:rsidR="00571428" w:rsidRPr="002E03A7">
        <w:rPr>
          <w:rFonts w:ascii="Times New Roman" w:hAnsi="Times New Roman" w:cs="Times New Roman"/>
          <w:bCs/>
          <w:iCs/>
          <w:sz w:val="24"/>
          <w:szCs w:val="24"/>
        </w:rPr>
        <w:t>his difference was not found for overall experience</w:t>
      </w:r>
      <w:r w:rsidR="00B04BE7" w:rsidRPr="00CE559D">
        <w:rPr>
          <w:rFonts w:ascii="Times New Roman" w:hAnsi="Times New Roman" w:cs="Times New Roman"/>
          <w:bCs/>
          <w:iCs/>
          <w:sz w:val="24"/>
          <w:szCs w:val="24"/>
          <w:rPrChange w:id="1399" w:author="Tucker Andrews" w:date="2020-10-07T11:36:00Z">
            <w:rPr>
              <w:rFonts w:ascii="Times New Roman" w:hAnsi="Times New Roman" w:cs="Times New Roman"/>
              <w:iCs/>
              <w:sz w:val="24"/>
              <w:szCs w:val="24"/>
            </w:rPr>
          </w:rPrChange>
        </w:rPr>
        <w:t xml:space="preserve"> (</w:t>
      </w:r>
      <w:del w:id="1400" w:author="Tucker Andrews" w:date="2020-10-07T13:21:00Z">
        <w:r w:rsidR="00B04BE7" w:rsidRPr="00CE559D" w:rsidDel="005A6F8D">
          <w:rPr>
            <w:rFonts w:ascii="Times New Roman" w:hAnsi="Times New Roman" w:cs="Times New Roman"/>
            <w:bCs/>
            <w:iCs/>
            <w:sz w:val="24"/>
            <w:szCs w:val="24"/>
            <w:rPrChange w:id="1401" w:author="Tucker Andrews" w:date="2020-10-07T11:36:00Z">
              <w:rPr>
                <w:rFonts w:ascii="Times New Roman" w:hAnsi="Times New Roman" w:cs="Times New Roman"/>
                <w:iCs/>
                <w:sz w:val="24"/>
                <w:szCs w:val="24"/>
              </w:rPr>
            </w:rPrChange>
          </w:rPr>
          <w:delText>Fig</w:delText>
        </w:r>
        <w:r w:rsidR="00571428" w:rsidRPr="00CE559D" w:rsidDel="005A6F8D">
          <w:rPr>
            <w:rFonts w:ascii="Times New Roman" w:hAnsi="Times New Roman" w:cs="Times New Roman"/>
            <w:bCs/>
            <w:iCs/>
            <w:sz w:val="24"/>
            <w:szCs w:val="24"/>
            <w:rPrChange w:id="1402" w:author="Tucker Andrews" w:date="2020-10-07T11:36:00Z">
              <w:rPr>
                <w:rFonts w:ascii="Times New Roman" w:hAnsi="Times New Roman" w:cs="Times New Roman"/>
                <w:iCs/>
                <w:sz w:val="24"/>
                <w:szCs w:val="24"/>
              </w:rPr>
            </w:rPrChange>
          </w:rPr>
          <w:delText>ure 7</w:delText>
        </w:r>
      </w:del>
      <w:ins w:id="1403" w:author="Tucker Andrews" w:date="2020-10-07T13:21:00Z">
        <w:r w:rsidR="005A6F8D">
          <w:rPr>
            <w:rFonts w:ascii="Times New Roman" w:hAnsi="Times New Roman" w:cs="Times New Roman"/>
            <w:bCs/>
            <w:iCs/>
            <w:sz w:val="24"/>
            <w:szCs w:val="24"/>
          </w:rPr>
          <w:t>Figure 6</w:t>
        </w:r>
      </w:ins>
      <w:r w:rsidR="00B04BE7" w:rsidRPr="002E7301">
        <w:rPr>
          <w:rFonts w:ascii="Times New Roman" w:hAnsi="Times New Roman" w:cs="Times New Roman"/>
          <w:bCs/>
          <w:iCs/>
          <w:sz w:val="24"/>
          <w:szCs w:val="24"/>
        </w:rPr>
        <w:t>)</w:t>
      </w:r>
      <w:r w:rsidR="00571428" w:rsidRPr="002E7301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r w:rsidR="00FA34EF" w:rsidRPr="003643DE">
        <w:rPr>
          <w:rFonts w:ascii="Times New Roman" w:hAnsi="Times New Roman" w:cs="Times New Roman"/>
          <w:bCs/>
          <w:iCs/>
          <w:sz w:val="24"/>
          <w:szCs w:val="24"/>
        </w:rPr>
        <w:t xml:space="preserve">perhaps </w:t>
      </w:r>
      <w:r w:rsidR="00571428" w:rsidRPr="003643DE">
        <w:rPr>
          <w:rFonts w:ascii="Times New Roman" w:hAnsi="Times New Roman" w:cs="Times New Roman"/>
          <w:bCs/>
          <w:iCs/>
          <w:sz w:val="24"/>
          <w:szCs w:val="24"/>
        </w:rPr>
        <w:t>suggesting</w:t>
      </w:r>
      <w:r w:rsidR="00FA34EF" w:rsidRPr="00994760">
        <w:rPr>
          <w:rFonts w:ascii="Times New Roman" w:hAnsi="Times New Roman" w:cs="Times New Roman"/>
          <w:bCs/>
          <w:iCs/>
          <w:sz w:val="24"/>
          <w:szCs w:val="24"/>
        </w:rPr>
        <w:t xml:space="preserve"> that</w:t>
      </w:r>
      <w:r w:rsidR="00571428" w:rsidRPr="00994760">
        <w:rPr>
          <w:rFonts w:ascii="Times New Roman" w:hAnsi="Times New Roman" w:cs="Times New Roman"/>
          <w:bCs/>
          <w:iCs/>
          <w:sz w:val="24"/>
          <w:szCs w:val="24"/>
        </w:rPr>
        <w:t xml:space="preserve"> producers </w:t>
      </w:r>
      <w:r w:rsidR="000E3F35" w:rsidRPr="00994760">
        <w:rPr>
          <w:rFonts w:ascii="Times New Roman" w:hAnsi="Times New Roman" w:cs="Times New Roman"/>
          <w:bCs/>
          <w:iCs/>
          <w:sz w:val="24"/>
          <w:szCs w:val="24"/>
        </w:rPr>
        <w:t xml:space="preserve">in this source population </w:t>
      </w:r>
      <w:r w:rsidR="00571428" w:rsidRPr="00994760">
        <w:rPr>
          <w:rFonts w:ascii="Times New Roman" w:hAnsi="Times New Roman" w:cs="Times New Roman"/>
          <w:bCs/>
          <w:iCs/>
          <w:sz w:val="24"/>
          <w:szCs w:val="24"/>
        </w:rPr>
        <w:t xml:space="preserve">using </w:t>
      </w:r>
      <w:proofErr w:type="spellStart"/>
      <w:r w:rsidR="008276E5" w:rsidRPr="00994760">
        <w:rPr>
          <w:rFonts w:ascii="Times New Roman" w:hAnsi="Times New Roman" w:cs="Times New Roman"/>
          <w:bCs/>
          <w:iCs/>
          <w:sz w:val="24"/>
          <w:szCs w:val="24"/>
        </w:rPr>
        <w:t>freestall</w:t>
      </w:r>
      <w:proofErr w:type="spellEnd"/>
      <w:r w:rsidR="00571428" w:rsidRPr="00994760">
        <w:rPr>
          <w:rFonts w:ascii="Times New Roman" w:hAnsi="Times New Roman" w:cs="Times New Roman"/>
          <w:bCs/>
          <w:iCs/>
          <w:sz w:val="24"/>
          <w:szCs w:val="24"/>
        </w:rPr>
        <w:t xml:space="preserve"> sand facilities were the most recent to transition to organic dairy </w:t>
      </w:r>
      <w:r w:rsidR="000E3F35" w:rsidRPr="00994760">
        <w:rPr>
          <w:rFonts w:ascii="Times New Roman" w:hAnsi="Times New Roman" w:cs="Times New Roman"/>
          <w:bCs/>
          <w:iCs/>
          <w:sz w:val="24"/>
          <w:szCs w:val="24"/>
        </w:rPr>
        <w:t>production.</w:t>
      </w:r>
    </w:p>
    <w:p w14:paraId="6E4ACC93" w14:textId="2BA159F2" w:rsidR="00371FFD" w:rsidRPr="00CE559D" w:rsidRDefault="00366002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i/>
          <w:sz w:val="24"/>
          <w:szCs w:val="24"/>
          <w:rPrChange w:id="1404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i/>
          <w:sz w:val="24"/>
          <w:szCs w:val="24"/>
          <w:rPrChange w:id="1405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ab/>
      </w:r>
      <w:r w:rsidR="000E3F35" w:rsidRPr="000F330A">
        <w:rPr>
          <w:rFonts w:ascii="Times New Roman" w:hAnsi="Times New Roman" w:cs="Times New Roman"/>
          <w:b/>
          <w:i/>
          <w:sz w:val="24"/>
          <w:szCs w:val="24"/>
        </w:rPr>
        <w:t xml:space="preserve">Future </w:t>
      </w:r>
      <w:r w:rsidRPr="000F330A">
        <w:rPr>
          <w:rFonts w:ascii="Times New Roman" w:hAnsi="Times New Roman" w:cs="Times New Roman"/>
          <w:b/>
          <w:i/>
          <w:sz w:val="24"/>
          <w:szCs w:val="24"/>
        </w:rPr>
        <w:t>Housing Trends and Research Priorities for Organic Dairy Farms</w:t>
      </w:r>
      <w:r w:rsidR="0013541C" w:rsidRPr="00CE559D">
        <w:rPr>
          <w:rFonts w:ascii="Times New Roman" w:hAnsi="Times New Roman" w:cs="Times New Roman"/>
          <w:bCs/>
          <w:i/>
          <w:sz w:val="24"/>
          <w:szCs w:val="24"/>
          <w:rPrChange w:id="1406" w:author="Tucker Andrews" w:date="2020-10-07T11:36:00Z">
            <w:rPr>
              <w:rFonts w:ascii="Times New Roman" w:hAnsi="Times New Roman" w:cs="Times New Roman"/>
              <w:b/>
              <w:i/>
              <w:sz w:val="24"/>
              <w:szCs w:val="24"/>
            </w:rPr>
          </w:rPrChange>
        </w:rPr>
        <w:t xml:space="preserve">. </w:t>
      </w:r>
      <w:commentRangeStart w:id="1407"/>
      <w:r w:rsidR="000E3F35" w:rsidRPr="002E7301">
        <w:rPr>
          <w:rFonts w:ascii="Times New Roman" w:hAnsi="Times New Roman" w:cs="Times New Roman"/>
          <w:bCs/>
          <w:sz w:val="24"/>
          <w:szCs w:val="24"/>
        </w:rPr>
        <w:t xml:space="preserve">In the United States, producers of organic ruminant livestock must provide daily grazing </w:t>
      </w:r>
      <w:ins w:id="1408" w:author="Rachel Gilker" w:date="2020-09-21T12:39:00Z">
        <w:r w:rsidR="009629BE" w:rsidRPr="003643DE">
          <w:rPr>
            <w:rFonts w:ascii="Times New Roman" w:hAnsi="Times New Roman" w:cs="Times New Roman"/>
            <w:bCs/>
            <w:sz w:val="24"/>
            <w:szCs w:val="24"/>
          </w:rPr>
          <w:t xml:space="preserve">to their herds </w:t>
        </w:r>
      </w:ins>
      <w:r w:rsidR="000E3F35" w:rsidRPr="00994760">
        <w:rPr>
          <w:rFonts w:ascii="Times New Roman" w:hAnsi="Times New Roman" w:cs="Times New Roman"/>
          <w:bCs/>
          <w:sz w:val="24"/>
          <w:szCs w:val="24"/>
        </w:rPr>
        <w:t xml:space="preserve">throughout the grazing season and year-round access to the outdoors. </w:t>
      </w:r>
      <w:del w:id="1409" w:author="Caitlin Jeffrey" w:date="2020-10-09T07:57:00Z">
        <w:r w:rsidR="000E3F35" w:rsidRPr="00994760" w:rsidDel="000606E6">
          <w:rPr>
            <w:rFonts w:ascii="Times New Roman" w:hAnsi="Times New Roman" w:cs="Times New Roman"/>
            <w:bCs/>
            <w:sz w:val="24"/>
            <w:szCs w:val="24"/>
          </w:rPr>
          <w:delText>US</w:delText>
        </w:r>
      </w:del>
      <w:ins w:id="1410" w:author="Rachel Gilker" w:date="2020-09-21T12:39:00Z">
        <w:del w:id="1411" w:author="Caitlin Jeffrey" w:date="2020-10-09T07:57:00Z">
          <w:r w:rsidR="009629BE" w:rsidRPr="00994760" w:rsidDel="000606E6">
            <w:rPr>
              <w:rFonts w:ascii="Times New Roman" w:hAnsi="Times New Roman" w:cs="Times New Roman"/>
              <w:bCs/>
              <w:sz w:val="24"/>
              <w:szCs w:val="24"/>
            </w:rPr>
            <w:delText>A</w:delText>
          </w:r>
        </w:del>
      </w:ins>
      <w:ins w:id="1412" w:author="Caitlin Jeffrey" w:date="2020-10-09T07:57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0E3F35" w:rsidRPr="00994760">
        <w:rPr>
          <w:rFonts w:ascii="Times New Roman" w:hAnsi="Times New Roman" w:cs="Times New Roman"/>
          <w:bCs/>
          <w:sz w:val="24"/>
          <w:szCs w:val="24"/>
        </w:rPr>
        <w:t xml:space="preserve"> organic dairy farmers may provide temporary confinement or shelter for animals because of inclement weather, and animal health, safety and well-being, among other reasons. Shelter or housing for </w:t>
      </w:r>
      <w:del w:id="1413" w:author="Caitlin Jeffrey" w:date="2020-10-09T07:57:00Z">
        <w:r w:rsidR="000E3F35" w:rsidRPr="00994760" w:rsidDel="000606E6">
          <w:rPr>
            <w:rFonts w:ascii="Times New Roman" w:hAnsi="Times New Roman" w:cs="Times New Roman"/>
            <w:bCs/>
            <w:sz w:val="24"/>
            <w:szCs w:val="24"/>
          </w:rPr>
          <w:delText>US</w:delText>
        </w:r>
      </w:del>
      <w:ins w:id="1414" w:author="Rachel Gilker" w:date="2020-09-21T12:39:00Z">
        <w:del w:id="1415" w:author="Caitlin Jeffrey" w:date="2020-10-09T07:57:00Z">
          <w:r w:rsidR="009629BE" w:rsidRPr="00994760" w:rsidDel="000606E6">
            <w:rPr>
              <w:rFonts w:ascii="Times New Roman" w:hAnsi="Times New Roman" w:cs="Times New Roman"/>
              <w:bCs/>
              <w:sz w:val="24"/>
              <w:szCs w:val="24"/>
            </w:rPr>
            <w:delText>A</w:delText>
          </w:r>
        </w:del>
      </w:ins>
      <w:ins w:id="1416" w:author="Caitlin Jeffrey" w:date="2020-10-09T07:57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0E3F35" w:rsidRPr="00994760">
        <w:rPr>
          <w:rFonts w:ascii="Times New Roman" w:hAnsi="Times New Roman" w:cs="Times New Roman"/>
          <w:bCs/>
          <w:sz w:val="24"/>
          <w:szCs w:val="24"/>
        </w:rPr>
        <w:t xml:space="preserve"> organic dairy cattle must be designed to allow for: “(</w:t>
      </w:r>
      <w:proofErr w:type="spellStart"/>
      <w:r w:rsidR="000E3F35" w:rsidRPr="00994760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0E3F35" w:rsidRPr="00994760">
        <w:rPr>
          <w:rFonts w:ascii="Times New Roman" w:hAnsi="Times New Roman" w:cs="Times New Roman"/>
          <w:bCs/>
          <w:sz w:val="24"/>
          <w:szCs w:val="24"/>
        </w:rPr>
        <w:t>) Natural maintenance, comfort behaviors, and opportunity to exercise; (ii) Tempe</w:t>
      </w:r>
      <w:r w:rsidR="000E3F35" w:rsidRPr="000606E6">
        <w:rPr>
          <w:rFonts w:ascii="Times New Roman" w:hAnsi="Times New Roman" w:cs="Times New Roman"/>
          <w:bCs/>
          <w:sz w:val="24"/>
          <w:szCs w:val="24"/>
        </w:rPr>
        <w:t>rature level, ventilation, and air circulation suitable to the species; and (iii) Reduction of potential for livestock injury” (</w:t>
      </w:r>
      <w:commentRangeEnd w:id="1407"/>
      <w:r w:rsidR="002E03A7">
        <w:rPr>
          <w:rStyle w:val="CommentReference"/>
        </w:rPr>
        <w:commentReference w:id="1407"/>
      </w:r>
      <w:r w:rsidR="000E3F35" w:rsidRPr="000606E6">
        <w:rPr>
          <w:rFonts w:ascii="Times New Roman" w:hAnsi="Times New Roman" w:cs="Times New Roman"/>
          <w:bCs/>
          <w:sz w:val="24"/>
          <w:szCs w:val="24"/>
        </w:rPr>
        <w:t>USDA</w:t>
      </w:r>
      <w:r w:rsidR="001C0EC8" w:rsidRPr="004A3011">
        <w:rPr>
          <w:rFonts w:ascii="Times New Roman" w:hAnsi="Times New Roman" w:cs="Times New Roman"/>
          <w:bCs/>
          <w:sz w:val="24"/>
          <w:szCs w:val="24"/>
        </w:rPr>
        <w:t>,</w:t>
      </w:r>
      <w:r w:rsidR="000E3F35" w:rsidRPr="004A3011">
        <w:rPr>
          <w:rFonts w:ascii="Times New Roman" w:hAnsi="Times New Roman" w:cs="Times New Roman"/>
          <w:bCs/>
          <w:sz w:val="24"/>
          <w:szCs w:val="24"/>
        </w:rPr>
        <w:t xml:space="preserve"> 20</w:t>
      </w:r>
      <w:r w:rsidR="00CE02C3" w:rsidRPr="00E91661">
        <w:rPr>
          <w:rFonts w:ascii="Times New Roman" w:hAnsi="Times New Roman" w:cs="Times New Roman"/>
          <w:bCs/>
          <w:sz w:val="24"/>
          <w:szCs w:val="24"/>
        </w:rPr>
        <w:t>20</w:t>
      </w:r>
      <w:r w:rsidR="000E3F35" w:rsidRPr="00E91661">
        <w:rPr>
          <w:rFonts w:ascii="Times New Roman" w:hAnsi="Times New Roman" w:cs="Times New Roman"/>
          <w:bCs/>
          <w:sz w:val="24"/>
          <w:szCs w:val="24"/>
        </w:rPr>
        <w:t>).</w:t>
      </w:r>
      <w:r w:rsidR="00290C31"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044DE" w:rsidRPr="00A0337B">
        <w:rPr>
          <w:rFonts w:ascii="Times New Roman" w:hAnsi="Times New Roman" w:cs="Times New Roman"/>
          <w:bCs/>
          <w:sz w:val="24"/>
          <w:szCs w:val="24"/>
        </w:rPr>
        <w:t xml:space="preserve">To the best of our knowledge, </w:t>
      </w:r>
      <w:r w:rsidR="000E3F35" w:rsidRPr="00A0337B">
        <w:rPr>
          <w:rFonts w:ascii="Times New Roman" w:hAnsi="Times New Roman" w:cs="Times New Roman"/>
          <w:bCs/>
          <w:sz w:val="24"/>
          <w:szCs w:val="24"/>
        </w:rPr>
        <w:t xml:space="preserve">research on shelter or housing for </w:t>
      </w:r>
      <w:del w:id="1417" w:author="Caitlin Jeffrey" w:date="2020-10-09T07:57:00Z">
        <w:r w:rsidR="000E3F35" w:rsidRPr="00CE559D" w:rsidDel="000606E6">
          <w:rPr>
            <w:rFonts w:ascii="Times New Roman" w:hAnsi="Times New Roman" w:cs="Times New Roman"/>
            <w:bCs/>
            <w:sz w:val="24"/>
            <w:szCs w:val="24"/>
            <w:rPrChange w:id="141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US</w:delText>
        </w:r>
      </w:del>
      <w:ins w:id="1419" w:author="Rachel Gilker" w:date="2020-09-21T12:40:00Z">
        <w:del w:id="1420" w:author="Caitlin Jeffrey" w:date="2020-10-09T07:57:00Z">
          <w:r w:rsidR="00A61962" w:rsidRPr="00CE559D" w:rsidDel="000606E6">
            <w:rPr>
              <w:rFonts w:ascii="Times New Roman" w:hAnsi="Times New Roman" w:cs="Times New Roman"/>
              <w:bCs/>
              <w:sz w:val="24"/>
              <w:szCs w:val="24"/>
              <w:rPrChange w:id="1421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A</w:delText>
          </w:r>
        </w:del>
      </w:ins>
      <w:ins w:id="1422" w:author="Caitlin Jeffrey" w:date="2020-10-09T07:57:00Z">
        <w:r w:rsidR="000606E6">
          <w:rPr>
            <w:rFonts w:ascii="Times New Roman" w:hAnsi="Times New Roman" w:cs="Times New Roman"/>
            <w:bCs/>
            <w:sz w:val="24"/>
            <w:szCs w:val="24"/>
          </w:rPr>
          <w:t>US</w:t>
        </w:r>
      </w:ins>
      <w:r w:rsidR="000E3F35" w:rsidRPr="000606E6">
        <w:rPr>
          <w:rFonts w:ascii="Times New Roman" w:hAnsi="Times New Roman" w:cs="Times New Roman"/>
          <w:bCs/>
          <w:sz w:val="24"/>
          <w:szCs w:val="24"/>
        </w:rPr>
        <w:t xml:space="preserve"> organic dairy farms is limited. </w:t>
      </w:r>
      <w:r w:rsidR="004044DE" w:rsidRPr="004A3011">
        <w:rPr>
          <w:rFonts w:ascii="Times New Roman" w:hAnsi="Times New Roman" w:cs="Times New Roman"/>
          <w:bCs/>
          <w:sz w:val="24"/>
          <w:szCs w:val="24"/>
        </w:rPr>
        <w:t>We propose that r</w:t>
      </w:r>
      <w:r w:rsidR="000E3F35" w:rsidRPr="004A3011">
        <w:rPr>
          <w:rFonts w:ascii="Times New Roman" w:hAnsi="Times New Roman" w:cs="Times New Roman"/>
          <w:bCs/>
          <w:sz w:val="24"/>
          <w:szCs w:val="24"/>
        </w:rPr>
        <w:t xml:space="preserve">esearch </w:t>
      </w:r>
      <w:r w:rsidR="004044DE" w:rsidRPr="00E91661">
        <w:rPr>
          <w:rFonts w:ascii="Times New Roman" w:hAnsi="Times New Roman" w:cs="Times New Roman"/>
          <w:bCs/>
          <w:sz w:val="24"/>
          <w:szCs w:val="24"/>
        </w:rPr>
        <w:t>on the</w:t>
      </w:r>
      <w:r w:rsidR="000E3F35" w:rsidRPr="00E91661">
        <w:rPr>
          <w:rFonts w:ascii="Times New Roman" w:hAnsi="Times New Roman" w:cs="Times New Roman"/>
          <w:bCs/>
          <w:sz w:val="24"/>
          <w:szCs w:val="24"/>
        </w:rPr>
        <w:t xml:space="preserve"> impact of housing and bedding on </w:t>
      </w:r>
      <w:r w:rsidR="00166B58" w:rsidRPr="00A0337B">
        <w:rPr>
          <w:rFonts w:ascii="Times New Roman" w:hAnsi="Times New Roman" w:cs="Times New Roman"/>
          <w:bCs/>
          <w:sz w:val="24"/>
          <w:szCs w:val="24"/>
        </w:rPr>
        <w:t xml:space="preserve">organic </w:t>
      </w:r>
      <w:r w:rsidR="000E3F35" w:rsidRPr="00A0337B">
        <w:rPr>
          <w:rFonts w:ascii="Times New Roman" w:hAnsi="Times New Roman" w:cs="Times New Roman"/>
          <w:bCs/>
          <w:sz w:val="24"/>
          <w:szCs w:val="24"/>
        </w:rPr>
        <w:t>dairy cattle productivity and well-being, including animal health (e.g.</w:t>
      </w:r>
      <w:r w:rsidR="003E59FB" w:rsidRPr="00A0337B">
        <w:rPr>
          <w:rFonts w:ascii="Times New Roman" w:hAnsi="Times New Roman" w:cs="Times New Roman"/>
          <w:bCs/>
          <w:sz w:val="24"/>
          <w:szCs w:val="24"/>
        </w:rPr>
        <w:t>,</w:t>
      </w:r>
      <w:r w:rsidR="000E3F35" w:rsidRPr="00A0337B">
        <w:rPr>
          <w:rFonts w:ascii="Times New Roman" w:hAnsi="Times New Roman" w:cs="Times New Roman"/>
          <w:bCs/>
          <w:sz w:val="24"/>
          <w:szCs w:val="24"/>
        </w:rPr>
        <w:t xml:space="preserve"> lameness and mastitis) would inform best practices regionally and nationally, especially for regions where winter housing and bedding technologies are used for five to six months of the year</w:t>
      </w:r>
      <w:r w:rsidR="00B87234" w:rsidRPr="002E03A7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DD3802" w:rsidRPr="002E03A7">
        <w:rPr>
          <w:rFonts w:ascii="Times New Roman" w:hAnsi="Times New Roman" w:cs="Times New Roman"/>
          <w:bCs/>
          <w:sz w:val="24"/>
          <w:szCs w:val="24"/>
        </w:rPr>
        <w:t>Our</w:t>
      </w:r>
      <w:r w:rsidR="00B87234" w:rsidRPr="002E03A7">
        <w:rPr>
          <w:rFonts w:ascii="Times New Roman" w:hAnsi="Times New Roman" w:cs="Times New Roman"/>
          <w:bCs/>
          <w:sz w:val="24"/>
          <w:szCs w:val="24"/>
        </w:rPr>
        <w:t xml:space="preserve"> survey </w:t>
      </w:r>
      <w:r w:rsidR="004044DE" w:rsidRPr="002E03A7">
        <w:rPr>
          <w:rFonts w:ascii="Times New Roman" w:hAnsi="Times New Roman" w:cs="Times New Roman"/>
          <w:bCs/>
          <w:sz w:val="24"/>
          <w:szCs w:val="24"/>
        </w:rPr>
        <w:t>improve</w:t>
      </w:r>
      <w:r w:rsidR="00166B58" w:rsidRPr="002E03A7">
        <w:rPr>
          <w:rFonts w:ascii="Times New Roman" w:hAnsi="Times New Roman" w:cs="Times New Roman"/>
          <w:bCs/>
          <w:sz w:val="24"/>
          <w:szCs w:val="24"/>
        </w:rPr>
        <w:t>s</w:t>
      </w:r>
      <w:r w:rsidR="00B87234" w:rsidRPr="002E03A7">
        <w:rPr>
          <w:rFonts w:ascii="Times New Roman" w:hAnsi="Times New Roman" w:cs="Times New Roman"/>
          <w:bCs/>
          <w:sz w:val="24"/>
          <w:szCs w:val="24"/>
        </w:rPr>
        <w:t xml:space="preserve"> knowledge of lactating cow housing </w:t>
      </w:r>
      <w:r w:rsidR="00371FFD" w:rsidRPr="002E03A7">
        <w:rPr>
          <w:rFonts w:ascii="Times New Roman" w:hAnsi="Times New Roman" w:cs="Times New Roman"/>
          <w:bCs/>
          <w:sz w:val="24"/>
          <w:szCs w:val="24"/>
        </w:rPr>
        <w:t xml:space="preserve">and bedding </w:t>
      </w:r>
      <w:r w:rsidR="00B87234" w:rsidRPr="002E03A7">
        <w:rPr>
          <w:rFonts w:ascii="Times New Roman" w:hAnsi="Times New Roman" w:cs="Times New Roman"/>
          <w:bCs/>
          <w:sz w:val="24"/>
          <w:szCs w:val="24"/>
        </w:rPr>
        <w:t>types used on organic dairy farms in our region and in the process also identified some key issues for further study</w:t>
      </w:r>
      <w:r w:rsidR="000F730C" w:rsidRPr="002E03A7">
        <w:rPr>
          <w:rFonts w:ascii="Times New Roman" w:hAnsi="Times New Roman" w:cs="Times New Roman"/>
          <w:bCs/>
          <w:sz w:val="24"/>
          <w:szCs w:val="24"/>
        </w:rPr>
        <w:t>.</w:t>
      </w:r>
      <w:r w:rsidR="00B46BB6" w:rsidRPr="002E03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F730C" w:rsidRPr="00CE559D">
        <w:rPr>
          <w:rFonts w:ascii="Times New Roman" w:hAnsi="Times New Roman" w:cs="Times New Roman"/>
          <w:bCs/>
          <w:sz w:val="24"/>
          <w:szCs w:val="24"/>
          <w:rPrChange w:id="14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</w:t>
      </w:r>
      <w:r w:rsidR="00B46BB6" w:rsidRPr="00CE559D">
        <w:rPr>
          <w:rFonts w:ascii="Times New Roman" w:hAnsi="Times New Roman" w:cs="Times New Roman"/>
          <w:bCs/>
          <w:sz w:val="24"/>
          <w:szCs w:val="24"/>
          <w:rPrChange w:id="14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n particular</w:t>
      </w:r>
      <w:r w:rsidR="000F730C" w:rsidRPr="00CE559D">
        <w:rPr>
          <w:rFonts w:ascii="Times New Roman" w:hAnsi="Times New Roman" w:cs="Times New Roman"/>
          <w:bCs/>
          <w:sz w:val="24"/>
          <w:szCs w:val="24"/>
          <w:rPrChange w:id="14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given the relative</w:t>
      </w:r>
      <w:ins w:id="1426" w:author="Caitlin Jeffrey" w:date="2020-10-09T08:37:00Z">
        <w:r w:rsidR="002E03A7">
          <w:rPr>
            <w:rFonts w:ascii="Times New Roman" w:hAnsi="Times New Roman" w:cs="Times New Roman"/>
            <w:bCs/>
            <w:sz w:val="24"/>
            <w:szCs w:val="24"/>
          </w:rPr>
          <w:t>ly</w:t>
        </w:r>
      </w:ins>
      <w:r w:rsidR="000F730C" w:rsidRPr="002E03A7">
        <w:rPr>
          <w:rFonts w:ascii="Times New Roman" w:hAnsi="Times New Roman" w:cs="Times New Roman"/>
          <w:bCs/>
          <w:sz w:val="24"/>
          <w:szCs w:val="24"/>
        </w:rPr>
        <w:t xml:space="preserve"> high frequency of </w:t>
      </w:r>
      <w:proofErr w:type="spellStart"/>
      <w:r w:rsidR="008276E5" w:rsidRPr="002E03A7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="000F730C" w:rsidRPr="002E03A7">
        <w:rPr>
          <w:rFonts w:ascii="Times New Roman" w:hAnsi="Times New Roman" w:cs="Times New Roman"/>
          <w:bCs/>
          <w:sz w:val="24"/>
          <w:szCs w:val="24"/>
        </w:rPr>
        <w:t xml:space="preserve"> housing facilities in this sample, </w:t>
      </w:r>
      <w:r w:rsidR="00272F1C" w:rsidRPr="002E03A7">
        <w:rPr>
          <w:rFonts w:ascii="Times New Roman" w:hAnsi="Times New Roman" w:cs="Times New Roman"/>
          <w:bCs/>
          <w:sz w:val="24"/>
          <w:szCs w:val="24"/>
        </w:rPr>
        <w:t xml:space="preserve">research </w:t>
      </w:r>
      <w:r w:rsidR="00371FFD" w:rsidRPr="002E03A7">
        <w:rPr>
          <w:rFonts w:ascii="Times New Roman" w:hAnsi="Times New Roman" w:cs="Times New Roman"/>
          <w:bCs/>
          <w:sz w:val="24"/>
          <w:szCs w:val="24"/>
        </w:rPr>
        <w:t xml:space="preserve">is sorely needed </w:t>
      </w:r>
      <w:r w:rsidR="00272F1C" w:rsidRPr="002E03A7">
        <w:rPr>
          <w:rFonts w:ascii="Times New Roman" w:hAnsi="Times New Roman" w:cs="Times New Roman"/>
          <w:bCs/>
          <w:sz w:val="24"/>
          <w:szCs w:val="24"/>
        </w:rPr>
        <w:t xml:space="preserve">on </w:t>
      </w:r>
      <w:r w:rsidR="00B46BB6" w:rsidRPr="002E03A7">
        <w:rPr>
          <w:rFonts w:ascii="Times New Roman" w:hAnsi="Times New Roman" w:cs="Times New Roman"/>
          <w:bCs/>
          <w:sz w:val="24"/>
          <w:szCs w:val="24"/>
        </w:rPr>
        <w:t xml:space="preserve">how organic dairy producers </w:t>
      </w:r>
      <w:r w:rsidR="000F730C" w:rsidRPr="002E03A7">
        <w:rPr>
          <w:rFonts w:ascii="Times New Roman" w:hAnsi="Times New Roman" w:cs="Times New Roman"/>
          <w:bCs/>
          <w:sz w:val="24"/>
          <w:szCs w:val="24"/>
        </w:rPr>
        <w:t xml:space="preserve">perceive and </w:t>
      </w:r>
      <w:r w:rsidR="00272F1C" w:rsidRPr="002E03A7">
        <w:rPr>
          <w:rFonts w:ascii="Times New Roman" w:hAnsi="Times New Roman" w:cs="Times New Roman"/>
          <w:bCs/>
          <w:sz w:val="24"/>
          <w:szCs w:val="24"/>
        </w:rPr>
        <w:t xml:space="preserve">are </w:t>
      </w:r>
      <w:r w:rsidR="00B46BB6" w:rsidRPr="00CE559D">
        <w:rPr>
          <w:rFonts w:ascii="Times New Roman" w:hAnsi="Times New Roman" w:cs="Times New Roman"/>
          <w:bCs/>
          <w:sz w:val="24"/>
          <w:szCs w:val="24"/>
          <w:rPrChange w:id="14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respond</w:t>
      </w:r>
      <w:r w:rsidR="00272F1C" w:rsidRPr="00CE559D">
        <w:rPr>
          <w:rFonts w:ascii="Times New Roman" w:hAnsi="Times New Roman" w:cs="Times New Roman"/>
          <w:bCs/>
          <w:sz w:val="24"/>
          <w:szCs w:val="24"/>
          <w:rPrChange w:id="14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ing</w:t>
      </w:r>
      <w:r w:rsidR="00B46BB6" w:rsidRPr="00CE559D">
        <w:rPr>
          <w:rFonts w:ascii="Times New Roman" w:hAnsi="Times New Roman" w:cs="Times New Roman"/>
          <w:bCs/>
          <w:sz w:val="24"/>
          <w:szCs w:val="24"/>
          <w:rPrChange w:id="14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to </w:t>
      </w:r>
      <w:r w:rsidR="000F730C" w:rsidRPr="00CE559D">
        <w:rPr>
          <w:rFonts w:ascii="Times New Roman" w:hAnsi="Times New Roman" w:cs="Times New Roman"/>
          <w:bCs/>
          <w:sz w:val="24"/>
          <w:szCs w:val="24"/>
          <w:rPrChange w:id="14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changing consumer demands</w:t>
      </w:r>
      <w:r w:rsidR="00272F1C" w:rsidRPr="00CE559D">
        <w:rPr>
          <w:rFonts w:ascii="Times New Roman" w:hAnsi="Times New Roman" w:cs="Times New Roman"/>
          <w:bCs/>
          <w:sz w:val="24"/>
          <w:szCs w:val="24"/>
          <w:rPrChange w:id="14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related to confinement housing.</w:t>
      </w:r>
      <w:r w:rsidR="00272F1C" w:rsidRPr="002E03A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863F8C9" w14:textId="4DFC374F" w:rsidR="00B46BB6" w:rsidRPr="002E7301" w:rsidRDefault="00371FFD" w:rsidP="00CE25AB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ab/>
        <w:t>Better knowledge of the distribution and types of bedding management sty</w:t>
      </w:r>
      <w:r w:rsidRPr="003643DE">
        <w:rPr>
          <w:rFonts w:ascii="Times New Roman" w:hAnsi="Times New Roman" w:cs="Times New Roman"/>
          <w:bCs/>
          <w:sz w:val="24"/>
          <w:szCs w:val="24"/>
        </w:rPr>
        <w:t xml:space="preserve">les practiced on organic dairy farms is necessary to identify representative samples for research populations. </w:t>
      </w:r>
      <w:r w:rsidR="00272F1C" w:rsidRPr="00994760">
        <w:rPr>
          <w:rFonts w:ascii="Times New Roman" w:hAnsi="Times New Roman" w:cs="Times New Roman"/>
          <w:bCs/>
          <w:sz w:val="24"/>
          <w:szCs w:val="24"/>
        </w:rPr>
        <w:t xml:space="preserve">Research on the relationship between housing types and </w:t>
      </w:r>
      <w:r w:rsidR="000F730C" w:rsidRPr="00994760">
        <w:rPr>
          <w:rFonts w:ascii="Times New Roman" w:hAnsi="Times New Roman" w:cs="Times New Roman"/>
          <w:bCs/>
          <w:sz w:val="24"/>
          <w:szCs w:val="24"/>
        </w:rPr>
        <w:t>animal behavior</w:t>
      </w:r>
      <w:r w:rsidR="00272F1C" w:rsidRPr="00994760">
        <w:rPr>
          <w:rFonts w:ascii="Times New Roman" w:hAnsi="Times New Roman" w:cs="Times New Roman"/>
          <w:bCs/>
          <w:sz w:val="24"/>
          <w:szCs w:val="24"/>
        </w:rPr>
        <w:t>, health</w:t>
      </w:r>
      <w:r w:rsidR="000F730C" w:rsidRPr="00994760">
        <w:rPr>
          <w:rFonts w:ascii="Times New Roman" w:hAnsi="Times New Roman" w:cs="Times New Roman"/>
          <w:bCs/>
          <w:sz w:val="24"/>
          <w:szCs w:val="24"/>
        </w:rPr>
        <w:t xml:space="preserve">, and </w:t>
      </w:r>
      <w:r w:rsidR="00272F1C" w:rsidRPr="00994760">
        <w:rPr>
          <w:rFonts w:ascii="Times New Roman" w:hAnsi="Times New Roman" w:cs="Times New Roman"/>
          <w:bCs/>
          <w:sz w:val="24"/>
          <w:szCs w:val="24"/>
        </w:rPr>
        <w:t xml:space="preserve">well-being and </w:t>
      </w:r>
      <w:r w:rsidR="000F730C" w:rsidRPr="00994760">
        <w:rPr>
          <w:rFonts w:ascii="Times New Roman" w:hAnsi="Times New Roman" w:cs="Times New Roman"/>
          <w:bCs/>
          <w:sz w:val="24"/>
          <w:szCs w:val="24"/>
        </w:rPr>
        <w:t>environmental impact</w:t>
      </w:r>
      <w:r w:rsidR="00272F1C" w:rsidRPr="00994760">
        <w:rPr>
          <w:rFonts w:ascii="Times New Roman" w:hAnsi="Times New Roman" w:cs="Times New Roman"/>
          <w:bCs/>
          <w:sz w:val="24"/>
          <w:szCs w:val="24"/>
        </w:rPr>
        <w:t>s</w:t>
      </w:r>
      <w:ins w:id="1432" w:author="Rachel Gilker" w:date="2020-09-21T12:42:00Z">
        <w:r w:rsidR="00CE25AB" w:rsidRPr="00994760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del w:id="1433" w:author="Rachel Gilker" w:date="2020-09-21T12:42:00Z">
        <w:r w:rsidR="00272F1C" w:rsidRPr="00CE559D" w:rsidDel="00CE25AB">
          <w:rPr>
            <w:rFonts w:ascii="Times New Roman" w:hAnsi="Times New Roman" w:cs="Times New Roman"/>
            <w:bCs/>
            <w:sz w:val="24"/>
            <w:szCs w:val="24"/>
            <w:rPrChange w:id="1434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r w:rsidR="007E12A7" w:rsidRPr="00CE559D" w:rsidDel="00CE25AB">
          <w:rPr>
            <w:rFonts w:ascii="Times New Roman" w:hAnsi="Times New Roman" w:cs="Times New Roman"/>
            <w:bCs/>
            <w:sz w:val="24"/>
            <w:szCs w:val="24"/>
            <w:rPrChange w:id="1435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are</w:delText>
        </w:r>
      </w:del>
      <w:ins w:id="1436" w:author="Rachel Gilker" w:date="2020-09-21T12:42:00Z">
        <w:r w:rsidR="00CE25AB" w:rsidRPr="00CE559D">
          <w:rPr>
            <w:rFonts w:ascii="Times New Roman" w:hAnsi="Times New Roman" w:cs="Times New Roman"/>
            <w:bCs/>
            <w:sz w:val="24"/>
            <w:szCs w:val="24"/>
            <w:rPrChange w:id="1437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is</w:t>
        </w:r>
      </w:ins>
      <w:r w:rsidR="007E12A7" w:rsidRPr="00CE559D">
        <w:rPr>
          <w:rFonts w:ascii="Times New Roman" w:hAnsi="Times New Roman" w:cs="Times New Roman"/>
          <w:bCs/>
          <w:sz w:val="24"/>
          <w:szCs w:val="24"/>
          <w:rPrChange w:id="14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important to help direct the future of housing for dairy cattle</w:t>
      </w:r>
      <w:del w:id="1439" w:author="Deborah Neher" w:date="2020-09-20T08:16:00Z">
        <w:r w:rsidR="007E12A7" w:rsidRPr="00CE559D" w:rsidDel="005E2B81">
          <w:rPr>
            <w:rFonts w:ascii="Times New Roman" w:hAnsi="Times New Roman" w:cs="Times New Roman"/>
            <w:bCs/>
            <w:sz w:val="24"/>
            <w:szCs w:val="24"/>
            <w:rPrChange w:id="144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</w:delText>
        </w:r>
      </w:del>
      <w:r w:rsidR="007E12A7" w:rsidRPr="00CE559D">
        <w:rPr>
          <w:rFonts w:ascii="Times New Roman" w:hAnsi="Times New Roman" w:cs="Times New Roman"/>
          <w:bCs/>
          <w:sz w:val="24"/>
          <w:szCs w:val="24"/>
          <w:rPrChange w:id="14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could help inform </w:t>
      </w:r>
      <w:r w:rsidR="007E59EE" w:rsidRPr="00CE559D">
        <w:rPr>
          <w:rFonts w:ascii="Times New Roman" w:hAnsi="Times New Roman" w:cs="Times New Roman"/>
          <w:bCs/>
          <w:sz w:val="24"/>
          <w:szCs w:val="24"/>
          <w:rPrChange w:id="14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consumer acceptance of common </w:t>
      </w:r>
      <w:r w:rsidR="007E59EE" w:rsidRPr="00CE559D">
        <w:rPr>
          <w:rFonts w:ascii="Times New Roman" w:hAnsi="Times New Roman" w:cs="Times New Roman"/>
          <w:bCs/>
          <w:sz w:val="24"/>
          <w:szCs w:val="24"/>
          <w:rPrChange w:id="14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 xml:space="preserve">cattle husbandry systems. </w:t>
      </w:r>
      <w:r w:rsidR="004044DE" w:rsidRPr="00CE559D">
        <w:rPr>
          <w:rFonts w:ascii="Times New Roman" w:hAnsi="Times New Roman" w:cs="Times New Roman"/>
          <w:bCs/>
          <w:sz w:val="24"/>
          <w:szCs w:val="24"/>
          <w:rPrChange w:id="14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For example, </w:t>
      </w:r>
      <w:r w:rsidR="007E59EE" w:rsidRPr="00CE559D">
        <w:rPr>
          <w:rFonts w:ascii="Times New Roman" w:hAnsi="Times New Roman" w:cs="Times New Roman"/>
          <w:bCs/>
          <w:sz w:val="24"/>
          <w:szCs w:val="24"/>
          <w:rPrChange w:id="14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picture-based approach </w:t>
      </w:r>
      <w:r w:rsidR="00166B58" w:rsidRPr="00CE559D">
        <w:rPr>
          <w:rFonts w:ascii="Times New Roman" w:hAnsi="Times New Roman" w:cs="Times New Roman"/>
          <w:bCs/>
          <w:sz w:val="24"/>
          <w:szCs w:val="24"/>
          <w:rPrChange w:id="14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used </w:t>
      </w:r>
      <w:r w:rsidR="007E59EE" w:rsidRPr="00CE559D">
        <w:rPr>
          <w:rFonts w:ascii="Times New Roman" w:hAnsi="Times New Roman" w:cs="Times New Roman"/>
          <w:bCs/>
          <w:sz w:val="24"/>
          <w:szCs w:val="24"/>
          <w:rPrChange w:id="14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to assess the public acceptance of common indoor housing systems in Germany found that the acceptance of loose housing (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4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freestall</w:t>
      </w:r>
      <w:proofErr w:type="spellEnd"/>
      <w:r w:rsidR="007E59EE" w:rsidRPr="00CE559D">
        <w:rPr>
          <w:rFonts w:ascii="Times New Roman" w:hAnsi="Times New Roman" w:cs="Times New Roman"/>
          <w:bCs/>
          <w:sz w:val="24"/>
          <w:szCs w:val="24"/>
          <w:rPrChange w:id="14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barns) was relatively low (17% or less) and paddock or pasture access increased public acceptance</w:t>
      </w:r>
      <w:r w:rsidR="004044DE" w:rsidRPr="00CE559D">
        <w:rPr>
          <w:rFonts w:ascii="Times New Roman" w:hAnsi="Times New Roman" w:cs="Times New Roman"/>
          <w:bCs/>
          <w:sz w:val="24"/>
          <w:szCs w:val="24"/>
          <w:rPrChange w:id="14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166B58" w:rsidRPr="00CE559D">
        <w:rPr>
          <w:rFonts w:ascii="Times New Roman" w:hAnsi="Times New Roman" w:cs="Times New Roman"/>
          <w:bCs/>
          <w:sz w:val="24"/>
          <w:szCs w:val="24"/>
          <w:rPrChange w:id="14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proofErr w:type="spellStart"/>
      <w:r w:rsidR="004044DE" w:rsidRPr="00CE559D">
        <w:rPr>
          <w:rFonts w:ascii="Times New Roman" w:hAnsi="Times New Roman" w:cs="Times New Roman"/>
          <w:bCs/>
          <w:sz w:val="24"/>
          <w:szCs w:val="24"/>
          <w:rPrChange w:id="14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K</w:t>
      </w:r>
      <w:del w:id="1453" w:author="Tucker Andrews" w:date="2020-10-08T14:31:00Z">
        <w:r w:rsidR="004044DE" w:rsidRPr="00E472A7" w:rsidDel="00E472A7">
          <w:rPr>
            <w:rFonts w:ascii="Times New Roman" w:hAnsi="Times New Roman" w:cs="Times New Roman"/>
            <w:bCs/>
            <w:sz w:val="24"/>
            <w:szCs w:val="24"/>
            <w:rPrChange w:id="1454" w:author="Tucker Andrews" w:date="2020-10-08T14:3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u</w:delText>
        </w:r>
      </w:del>
      <w:ins w:id="1455" w:author="Tucker Andrews" w:date="2020-10-08T14:32:00Z">
        <w:r w:rsidR="00E472A7" w:rsidRPr="00E472A7">
          <w:rPr>
            <w:rFonts w:ascii="Times New Roman" w:hAnsi="Times New Roman" w:cs="Times New Roman"/>
            <w:bCs/>
            <w:sz w:val="24"/>
            <w:szCs w:val="24"/>
            <w:rPrChange w:id="1456" w:author="Tucker Andrews" w:date="2020-10-08T14:32:00Z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rPrChange>
          </w:rPr>
          <w:t>ü</w:t>
        </w:r>
      </w:ins>
      <w:r w:rsidR="004044DE" w:rsidRPr="000606E6">
        <w:rPr>
          <w:rFonts w:ascii="Times New Roman" w:hAnsi="Times New Roman" w:cs="Times New Roman"/>
          <w:bCs/>
          <w:sz w:val="24"/>
          <w:szCs w:val="24"/>
        </w:rPr>
        <w:t>hl</w:t>
      </w:r>
      <w:proofErr w:type="spellEnd"/>
      <w:r w:rsidR="004044DE" w:rsidRPr="000606E6">
        <w:rPr>
          <w:rFonts w:ascii="Times New Roman" w:hAnsi="Times New Roman" w:cs="Times New Roman"/>
          <w:bCs/>
          <w:sz w:val="24"/>
          <w:szCs w:val="24"/>
        </w:rPr>
        <w:t xml:space="preserve"> et al., 2019)</w:t>
      </w:r>
      <w:r w:rsidR="007E59EE" w:rsidRPr="000606E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7E12A7" w:rsidRPr="004A3011">
        <w:rPr>
          <w:rFonts w:ascii="Times New Roman" w:hAnsi="Times New Roman" w:cs="Times New Roman"/>
          <w:bCs/>
          <w:sz w:val="24"/>
          <w:szCs w:val="24"/>
        </w:rPr>
        <w:t>Notably, their</w:t>
      </w:r>
      <w:r w:rsidR="004044DE" w:rsidRPr="004A30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59EE" w:rsidRPr="00E91661">
        <w:rPr>
          <w:rFonts w:ascii="Times New Roman" w:hAnsi="Times New Roman" w:cs="Times New Roman"/>
          <w:bCs/>
          <w:sz w:val="24"/>
          <w:szCs w:val="24"/>
        </w:rPr>
        <w:t xml:space="preserve">study did not include an assessment of consumer acceptance of </w:t>
      </w:r>
      <w:r w:rsidR="00166B58" w:rsidRPr="00E91661">
        <w:rPr>
          <w:rFonts w:ascii="Times New Roman" w:hAnsi="Times New Roman" w:cs="Times New Roman"/>
          <w:bCs/>
          <w:sz w:val="24"/>
          <w:szCs w:val="24"/>
        </w:rPr>
        <w:t xml:space="preserve">either confinement </w:t>
      </w:r>
      <w:proofErr w:type="spellStart"/>
      <w:r w:rsidR="00166B58" w:rsidRPr="00E91661">
        <w:rPr>
          <w:rFonts w:ascii="Times New Roman" w:hAnsi="Times New Roman" w:cs="Times New Roman"/>
          <w:bCs/>
          <w:sz w:val="24"/>
          <w:szCs w:val="24"/>
        </w:rPr>
        <w:t>tie</w:t>
      </w:r>
      <w:del w:id="1457" w:author="Caitlin Jeffrey" w:date="2020-10-09T08:39:00Z">
        <w:r w:rsidR="00166B58" w:rsidRPr="00E91661" w:rsidDel="002E03A7">
          <w:rPr>
            <w:rFonts w:ascii="Times New Roman" w:hAnsi="Times New Roman" w:cs="Times New Roman"/>
            <w:bCs/>
            <w:sz w:val="24"/>
            <w:szCs w:val="24"/>
          </w:rPr>
          <w:delText>-</w:delText>
        </w:r>
      </w:del>
      <w:r w:rsidR="00166B58" w:rsidRPr="00E91661">
        <w:rPr>
          <w:rFonts w:ascii="Times New Roman" w:hAnsi="Times New Roman" w:cs="Times New Roman"/>
          <w:bCs/>
          <w:sz w:val="24"/>
          <w:szCs w:val="24"/>
        </w:rPr>
        <w:t>stall</w:t>
      </w:r>
      <w:proofErr w:type="spellEnd"/>
      <w:r w:rsidR="00166B58" w:rsidRPr="00E91661">
        <w:rPr>
          <w:rFonts w:ascii="Times New Roman" w:hAnsi="Times New Roman" w:cs="Times New Roman"/>
          <w:bCs/>
          <w:sz w:val="24"/>
          <w:szCs w:val="24"/>
        </w:rPr>
        <w:t xml:space="preserve"> barns with pasture access during good weather (the most common scenario among respondents in </w:t>
      </w:r>
      <w:r w:rsidR="00F40EBF" w:rsidRPr="00A0337B">
        <w:rPr>
          <w:rFonts w:ascii="Times New Roman" w:hAnsi="Times New Roman" w:cs="Times New Roman"/>
          <w:bCs/>
          <w:sz w:val="24"/>
          <w:szCs w:val="24"/>
        </w:rPr>
        <w:t>our sample population of organic dairy farms</w:t>
      </w:r>
      <w:r w:rsidR="00166B58" w:rsidRPr="00A0337B">
        <w:rPr>
          <w:rFonts w:ascii="Times New Roman" w:hAnsi="Times New Roman" w:cs="Times New Roman"/>
          <w:bCs/>
          <w:sz w:val="24"/>
          <w:szCs w:val="24"/>
        </w:rPr>
        <w:t>) or</w:t>
      </w:r>
      <w:r w:rsidR="00166B58" w:rsidRPr="00A0337B">
        <w:rPr>
          <w:bCs/>
        </w:rPr>
        <w:t xml:space="preserve"> </w:t>
      </w:r>
      <w:r w:rsidR="00166B58" w:rsidRPr="00A0337B">
        <w:rPr>
          <w:rFonts w:ascii="Times New Roman" w:hAnsi="Times New Roman" w:cs="Times New Roman"/>
          <w:bCs/>
          <w:sz w:val="24"/>
          <w:szCs w:val="24"/>
        </w:rPr>
        <w:t xml:space="preserve">loose housing bedded pack systems with pasture access during good weather </w:t>
      </w:r>
      <w:r w:rsidR="00F40EBF" w:rsidRPr="002E03A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del w:id="1458" w:author="Deborah Neher" w:date="2020-09-20T08:20:00Z">
        <w:r w:rsidR="00F40EBF" w:rsidRPr="00CE559D" w:rsidDel="00F57D14">
          <w:rPr>
            <w:rFonts w:ascii="Times New Roman" w:hAnsi="Times New Roman" w:cs="Times New Roman"/>
            <w:bCs/>
            <w:sz w:val="24"/>
            <w:szCs w:val="24"/>
            <w:rPrChange w:id="145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a system described by </w:delText>
        </w:r>
      </w:del>
      <w:r w:rsidR="00F40EBF" w:rsidRPr="00CE559D">
        <w:rPr>
          <w:rFonts w:ascii="Times New Roman" w:hAnsi="Times New Roman" w:cs="Times New Roman"/>
          <w:bCs/>
          <w:sz w:val="24"/>
          <w:szCs w:val="24"/>
          <w:rPrChange w:id="14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Leso</w:t>
      </w:r>
      <w:proofErr w:type="spellEnd"/>
      <w:r w:rsidR="00F40EBF" w:rsidRPr="00CE559D">
        <w:rPr>
          <w:rFonts w:ascii="Times New Roman" w:hAnsi="Times New Roman" w:cs="Times New Roman"/>
          <w:bCs/>
          <w:sz w:val="24"/>
          <w:szCs w:val="24"/>
          <w:rPrChange w:id="14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et al., </w:t>
      </w:r>
      <w:del w:id="1462" w:author="Deborah Neher" w:date="2020-09-20T08:20:00Z">
        <w:r w:rsidR="00F40EBF" w:rsidRPr="00CE559D" w:rsidDel="00F57D14">
          <w:rPr>
            <w:rFonts w:ascii="Times New Roman" w:hAnsi="Times New Roman" w:cs="Times New Roman"/>
            <w:bCs/>
            <w:sz w:val="24"/>
            <w:szCs w:val="24"/>
            <w:rPrChange w:id="146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(</w:delText>
        </w:r>
      </w:del>
      <w:r w:rsidR="00F40EBF" w:rsidRPr="00CE559D">
        <w:rPr>
          <w:rFonts w:ascii="Times New Roman" w:hAnsi="Times New Roman" w:cs="Times New Roman"/>
          <w:bCs/>
          <w:sz w:val="24"/>
          <w:szCs w:val="24"/>
          <w:rPrChange w:id="14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2020)</w:t>
      </w:r>
      <w:del w:id="1465" w:author="Deborah Neher" w:date="2020-09-20T08:20:00Z">
        <w:r w:rsidR="00F40EBF" w:rsidRPr="00CE559D" w:rsidDel="00F57D14">
          <w:rPr>
            <w:rFonts w:ascii="Times New Roman" w:hAnsi="Times New Roman" w:cs="Times New Roman"/>
            <w:bCs/>
            <w:sz w:val="24"/>
            <w:szCs w:val="24"/>
            <w:rPrChange w:id="146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to potentially improve animal welfare</w:delText>
        </w:r>
      </w:del>
      <w:r w:rsidR="00F40EBF" w:rsidRPr="00CE559D">
        <w:rPr>
          <w:rFonts w:ascii="Times New Roman" w:hAnsi="Times New Roman" w:cs="Times New Roman"/>
          <w:bCs/>
          <w:sz w:val="24"/>
          <w:szCs w:val="24"/>
          <w:rPrChange w:id="14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4CDD51FA" w14:textId="239FC199" w:rsidR="00497C2C" w:rsidRPr="00CE559D" w:rsidRDefault="009A27C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4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ab/>
      </w:r>
      <w:commentRangeStart w:id="1469"/>
      <w:r w:rsidRPr="003643DE">
        <w:rPr>
          <w:rFonts w:ascii="Times New Roman" w:hAnsi="Times New Roman" w:cs="Times New Roman"/>
          <w:bCs/>
          <w:sz w:val="24"/>
          <w:szCs w:val="24"/>
        </w:rPr>
        <w:t xml:space="preserve">Bedded pack, compost bedded pack, or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loose housing systems, </w:t>
      </w:r>
      <w:r w:rsidR="00C14BB2" w:rsidRPr="00994760">
        <w:rPr>
          <w:rFonts w:ascii="Times New Roman" w:hAnsi="Times New Roman" w:cs="Times New Roman"/>
          <w:bCs/>
          <w:sz w:val="24"/>
          <w:szCs w:val="24"/>
        </w:rPr>
        <w:t xml:space="preserve">where cows have an enclosed </w:t>
      </w:r>
      <w:ins w:id="1470" w:author="Tucker Andrews" w:date="2020-10-07T15:31:00Z">
        <w:r w:rsidR="0082057F">
          <w:rPr>
            <w:rFonts w:ascii="Times New Roman" w:hAnsi="Times New Roman" w:cs="Times New Roman"/>
            <w:bCs/>
            <w:sz w:val="24"/>
            <w:szCs w:val="24"/>
          </w:rPr>
          <w:t xml:space="preserve">structure </w:t>
        </w:r>
      </w:ins>
      <w:del w:id="1471" w:author="Tucker Andrews" w:date="2020-10-07T15:31:00Z">
        <w:r w:rsidRPr="00CE559D" w:rsidDel="0082057F">
          <w:rPr>
            <w:rFonts w:ascii="Times New Roman" w:hAnsi="Times New Roman" w:cs="Times New Roman"/>
            <w:bCs/>
            <w:sz w:val="24"/>
            <w:szCs w:val="24"/>
            <w:rPrChange w:id="1472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area</w:delText>
        </w:r>
        <w:r w:rsidRPr="002E7301" w:rsidDel="0082057F">
          <w:rPr>
            <w:rFonts w:ascii="Times New Roman" w:hAnsi="Times New Roman" w:cs="Times New Roman"/>
            <w:bCs/>
            <w:sz w:val="24"/>
            <w:szCs w:val="24"/>
          </w:rPr>
          <w:delText xml:space="preserve"> </w:delText>
        </w:r>
      </w:del>
      <w:r w:rsidRPr="002E7301">
        <w:rPr>
          <w:rFonts w:ascii="Times New Roman" w:hAnsi="Times New Roman" w:cs="Times New Roman"/>
          <w:bCs/>
          <w:sz w:val="24"/>
          <w:szCs w:val="24"/>
        </w:rPr>
        <w:t xml:space="preserve">with an open floor </w:t>
      </w:r>
      <w:r w:rsidRPr="003643DE">
        <w:rPr>
          <w:rFonts w:ascii="Times New Roman" w:hAnsi="Times New Roman" w:cs="Times New Roman"/>
          <w:bCs/>
          <w:sz w:val="24"/>
          <w:szCs w:val="24"/>
        </w:rPr>
        <w:t>plan and bedd</w:t>
      </w:r>
      <w:r w:rsidRPr="00994760">
        <w:rPr>
          <w:rFonts w:ascii="Times New Roman" w:hAnsi="Times New Roman" w:cs="Times New Roman"/>
          <w:bCs/>
          <w:sz w:val="24"/>
          <w:szCs w:val="24"/>
        </w:rPr>
        <w:t>ing that is refreshed regularly, are designed for cow comfort (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Astiz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et al., 2014</w:t>
      </w:r>
      <w:r w:rsidR="00715D63" w:rsidRPr="00994760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="005D4EE8" w:rsidRPr="00994760">
        <w:rPr>
          <w:rFonts w:ascii="Times New Roman" w:hAnsi="Times New Roman" w:cs="Times New Roman"/>
          <w:bCs/>
          <w:sz w:val="24"/>
          <w:szCs w:val="24"/>
        </w:rPr>
        <w:t>Leso</w:t>
      </w:r>
      <w:proofErr w:type="spellEnd"/>
      <w:r w:rsidR="005D4EE8" w:rsidRPr="00994760">
        <w:rPr>
          <w:rFonts w:ascii="Times New Roman" w:hAnsi="Times New Roman" w:cs="Times New Roman"/>
          <w:bCs/>
          <w:sz w:val="24"/>
          <w:szCs w:val="24"/>
        </w:rPr>
        <w:t xml:space="preserve"> et al., 2020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). </w:t>
      </w:r>
      <w:commentRangeEnd w:id="1469"/>
      <w:r w:rsidR="002E03A7">
        <w:rPr>
          <w:rStyle w:val="CommentReference"/>
        </w:rPr>
        <w:commentReference w:id="1469"/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Fewer foot and leg injuries </w:t>
      </w:r>
      <w:r w:rsidR="00715D63" w:rsidRPr="00994760">
        <w:rPr>
          <w:rFonts w:ascii="Times New Roman" w:hAnsi="Times New Roman" w:cs="Times New Roman"/>
          <w:bCs/>
          <w:sz w:val="24"/>
          <w:szCs w:val="24"/>
        </w:rPr>
        <w:t>are cited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in loose-housing bedded pack or compost bedded pack systems compared to </w:t>
      </w:r>
      <w:proofErr w:type="spellStart"/>
      <w:r w:rsidR="008276E5" w:rsidRPr="00994760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barns (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Burgstaller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et al., 2016). There are also reports of decreased </w:t>
      </w:r>
      <w:r w:rsidRPr="000606E6">
        <w:rPr>
          <w:rFonts w:ascii="Times New Roman" w:hAnsi="Times New Roman" w:cs="Times New Roman"/>
          <w:bCs/>
          <w:sz w:val="24"/>
          <w:szCs w:val="24"/>
        </w:rPr>
        <w:t>incidence of mastitis for dairy cows housed on compost bedded pack (</w:t>
      </w:r>
      <w:proofErr w:type="spellStart"/>
      <w:r w:rsidRPr="000606E6">
        <w:rPr>
          <w:rFonts w:ascii="Times New Roman" w:hAnsi="Times New Roman" w:cs="Times New Roman"/>
          <w:bCs/>
          <w:sz w:val="24"/>
          <w:szCs w:val="24"/>
        </w:rPr>
        <w:t>Astiz</w:t>
      </w:r>
      <w:proofErr w:type="spellEnd"/>
      <w:r w:rsidRPr="000606E6">
        <w:rPr>
          <w:rFonts w:ascii="Times New Roman" w:hAnsi="Times New Roman" w:cs="Times New Roman"/>
          <w:bCs/>
          <w:sz w:val="24"/>
          <w:szCs w:val="24"/>
        </w:rPr>
        <w:t xml:space="preserve"> et al., 2014). </w:t>
      </w:r>
      <w:r w:rsidR="00A90E80" w:rsidRPr="004A3011">
        <w:rPr>
          <w:rFonts w:ascii="Times New Roman" w:hAnsi="Times New Roman" w:cs="Times New Roman"/>
          <w:bCs/>
          <w:sz w:val="24"/>
          <w:szCs w:val="24"/>
        </w:rPr>
        <w:t>Bedded</w:t>
      </w:r>
      <w:r w:rsidR="001624A0" w:rsidRPr="004A30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90E80" w:rsidRPr="00E91661">
        <w:rPr>
          <w:rFonts w:ascii="Times New Roman" w:hAnsi="Times New Roman" w:cs="Times New Roman"/>
          <w:bCs/>
          <w:sz w:val="24"/>
          <w:szCs w:val="24"/>
        </w:rPr>
        <w:t xml:space="preserve">pack compost material is </w:t>
      </w:r>
      <w:del w:id="1473" w:author="Caitlin Jeffrey" w:date="2020-10-09T08:40:00Z">
        <w:r w:rsidR="00A90E80" w:rsidRPr="00E91661" w:rsidDel="002E03A7">
          <w:rPr>
            <w:rFonts w:ascii="Times New Roman" w:hAnsi="Times New Roman" w:cs="Times New Roman"/>
            <w:bCs/>
            <w:sz w:val="24"/>
            <w:szCs w:val="24"/>
          </w:rPr>
          <w:delText xml:space="preserve">also </w:delText>
        </w:r>
      </w:del>
      <w:r w:rsidR="00A90E80" w:rsidRPr="00E91661">
        <w:rPr>
          <w:rFonts w:ascii="Times New Roman" w:hAnsi="Times New Roman" w:cs="Times New Roman"/>
          <w:bCs/>
          <w:sz w:val="24"/>
          <w:szCs w:val="24"/>
        </w:rPr>
        <w:t xml:space="preserve">a highly </w:t>
      </w:r>
      <w:r w:rsidR="00A90E80" w:rsidRPr="00A0337B">
        <w:rPr>
          <w:rFonts w:ascii="Times New Roman" w:hAnsi="Times New Roman" w:cs="Times New Roman"/>
          <w:bCs/>
          <w:sz w:val="24"/>
          <w:szCs w:val="24"/>
        </w:rPr>
        <w:t xml:space="preserve">suitable soil amendment </w:t>
      </w:r>
      <w:r w:rsidR="002668F2" w:rsidRPr="00A0337B">
        <w:rPr>
          <w:rFonts w:ascii="Times New Roman" w:hAnsi="Times New Roman" w:cs="Times New Roman"/>
          <w:bCs/>
          <w:sz w:val="24"/>
          <w:szCs w:val="24"/>
        </w:rPr>
        <w:t>which can</w:t>
      </w:r>
      <w:r w:rsidR="00A90E80" w:rsidRPr="00A0337B">
        <w:rPr>
          <w:rFonts w:ascii="Times New Roman" w:hAnsi="Times New Roman" w:cs="Times New Roman"/>
          <w:bCs/>
          <w:sz w:val="24"/>
          <w:szCs w:val="24"/>
        </w:rPr>
        <w:t xml:space="preserve"> increase soil organic matter and fertility</w:t>
      </w:r>
      <w:r w:rsidR="001624A0"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90E80" w:rsidRPr="00A0337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="00A90E80" w:rsidRPr="00A0337B">
        <w:rPr>
          <w:rFonts w:ascii="Times New Roman" w:hAnsi="Times New Roman" w:cs="Times New Roman"/>
          <w:bCs/>
          <w:sz w:val="24"/>
          <w:szCs w:val="24"/>
        </w:rPr>
        <w:t>Leso</w:t>
      </w:r>
      <w:proofErr w:type="spellEnd"/>
      <w:r w:rsidR="00A90E80" w:rsidRPr="00A0337B">
        <w:rPr>
          <w:rFonts w:ascii="Times New Roman" w:hAnsi="Times New Roman" w:cs="Times New Roman"/>
          <w:bCs/>
          <w:sz w:val="24"/>
          <w:szCs w:val="24"/>
        </w:rPr>
        <w:t xml:space="preserve"> et al., 2020). </w:t>
      </w:r>
      <w:r w:rsidRPr="002E03A7">
        <w:rPr>
          <w:rFonts w:ascii="Times New Roman" w:hAnsi="Times New Roman" w:cs="Times New Roman"/>
          <w:bCs/>
          <w:sz w:val="24"/>
          <w:szCs w:val="24"/>
        </w:rPr>
        <w:t>Despite these potential benefit</w:t>
      </w:r>
      <w:r w:rsidR="007E59EE" w:rsidRPr="002E03A7">
        <w:rPr>
          <w:rFonts w:ascii="Times New Roman" w:hAnsi="Times New Roman" w:cs="Times New Roman"/>
          <w:bCs/>
          <w:sz w:val="24"/>
          <w:szCs w:val="24"/>
        </w:rPr>
        <w:t>s, our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 survey results indicate the </w:t>
      </w:r>
      <w:r w:rsidR="002668F2" w:rsidRPr="002E03A7">
        <w:rPr>
          <w:rFonts w:ascii="Times New Roman" w:hAnsi="Times New Roman" w:cs="Times New Roman"/>
          <w:bCs/>
          <w:sz w:val="24"/>
          <w:szCs w:val="24"/>
        </w:rPr>
        <w:t xml:space="preserve">adoption 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of </w:t>
      </w:r>
      <w:r w:rsidR="00A90E80" w:rsidRPr="002E03A7">
        <w:rPr>
          <w:rFonts w:ascii="Times New Roman" w:hAnsi="Times New Roman" w:cs="Times New Roman"/>
          <w:bCs/>
          <w:sz w:val="24"/>
          <w:szCs w:val="24"/>
        </w:rPr>
        <w:t>compost bedded pack technologies</w:t>
      </w:r>
      <w:r w:rsidR="001624A0" w:rsidRPr="002E03A7">
        <w:rPr>
          <w:rFonts w:ascii="Times New Roman" w:hAnsi="Times New Roman" w:cs="Times New Roman"/>
          <w:bCs/>
          <w:sz w:val="24"/>
          <w:szCs w:val="24"/>
        </w:rPr>
        <w:t xml:space="preserve"> for lactating cows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 on organic dairy farms</w:t>
      </w:r>
      <w:r w:rsidR="002668F2" w:rsidRPr="002E03A7">
        <w:rPr>
          <w:rFonts w:ascii="Times New Roman" w:hAnsi="Times New Roman" w:cs="Times New Roman"/>
          <w:bCs/>
          <w:sz w:val="24"/>
          <w:szCs w:val="24"/>
        </w:rPr>
        <w:t xml:space="preserve"> in Vermont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 is relatively </w:t>
      </w:r>
      <w:r w:rsidR="00A90E80" w:rsidRPr="00CE559D">
        <w:rPr>
          <w:rFonts w:ascii="Times New Roman" w:hAnsi="Times New Roman" w:cs="Times New Roman"/>
          <w:bCs/>
          <w:sz w:val="24"/>
          <w:szCs w:val="24"/>
          <w:rPrChange w:id="14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limited</w:t>
      </w:r>
      <w:r w:rsidRPr="00CE559D">
        <w:rPr>
          <w:rFonts w:ascii="Times New Roman" w:hAnsi="Times New Roman" w:cs="Times New Roman"/>
          <w:bCs/>
          <w:sz w:val="24"/>
          <w:szCs w:val="24"/>
          <w:rPrChange w:id="14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="00A90E80" w:rsidRPr="00CE559D">
        <w:rPr>
          <w:rFonts w:ascii="Times New Roman" w:hAnsi="Times New Roman" w:cs="Times New Roman"/>
          <w:bCs/>
          <w:sz w:val="24"/>
          <w:szCs w:val="24"/>
          <w:rPrChange w:id="14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We suggest that understanding the potential benefits of and barriers to transition</w:t>
      </w:r>
      <w:r w:rsidR="002668F2" w:rsidRPr="00CE559D">
        <w:rPr>
          <w:rFonts w:ascii="Times New Roman" w:hAnsi="Times New Roman" w:cs="Times New Roman"/>
          <w:bCs/>
          <w:sz w:val="24"/>
          <w:szCs w:val="24"/>
          <w:rPrChange w:id="14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ing</w:t>
      </w:r>
      <w:r w:rsidR="00A90E80" w:rsidRPr="00CE559D">
        <w:rPr>
          <w:rFonts w:ascii="Times New Roman" w:hAnsi="Times New Roman" w:cs="Times New Roman"/>
          <w:bCs/>
          <w:sz w:val="24"/>
          <w:szCs w:val="24"/>
          <w:rPrChange w:id="14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organic dairy farms from </w:t>
      </w:r>
      <w:proofErr w:type="spellStart"/>
      <w:r w:rsidR="008276E5" w:rsidRPr="00CE559D">
        <w:rPr>
          <w:rFonts w:ascii="Times New Roman" w:hAnsi="Times New Roman" w:cs="Times New Roman"/>
          <w:bCs/>
          <w:sz w:val="24"/>
          <w:szCs w:val="24"/>
          <w:rPrChange w:id="14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tiestall</w:t>
      </w:r>
      <w:proofErr w:type="spellEnd"/>
      <w:r w:rsidR="00A90E80" w:rsidRPr="00CE559D">
        <w:rPr>
          <w:rFonts w:ascii="Times New Roman" w:hAnsi="Times New Roman" w:cs="Times New Roman"/>
          <w:bCs/>
          <w:sz w:val="24"/>
          <w:szCs w:val="24"/>
          <w:rPrChange w:id="14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confinement facilities to alternative </w:t>
      </w:r>
      <w:r w:rsidR="002668F2" w:rsidRPr="00CE559D">
        <w:rPr>
          <w:rFonts w:ascii="Times New Roman" w:hAnsi="Times New Roman" w:cs="Times New Roman"/>
          <w:bCs/>
          <w:sz w:val="24"/>
          <w:szCs w:val="24"/>
          <w:rPrChange w:id="14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housing </w:t>
      </w:r>
      <w:r w:rsidR="00A90E80" w:rsidRPr="00CE559D">
        <w:rPr>
          <w:rFonts w:ascii="Times New Roman" w:hAnsi="Times New Roman" w:cs="Times New Roman"/>
          <w:bCs/>
          <w:sz w:val="24"/>
          <w:szCs w:val="24"/>
          <w:rPrChange w:id="14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is</w:t>
      </w:r>
      <w:r w:rsidR="000B6D47" w:rsidRPr="00CE559D">
        <w:rPr>
          <w:rFonts w:ascii="Times New Roman" w:hAnsi="Times New Roman" w:cs="Times New Roman"/>
          <w:bCs/>
          <w:sz w:val="24"/>
          <w:szCs w:val="24"/>
          <w:rPrChange w:id="14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2668F2" w:rsidRPr="00CE559D">
        <w:rPr>
          <w:rFonts w:ascii="Times New Roman" w:hAnsi="Times New Roman" w:cs="Times New Roman"/>
          <w:bCs/>
          <w:sz w:val="24"/>
          <w:szCs w:val="24"/>
          <w:rPrChange w:id="14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 </w:t>
      </w:r>
      <w:r w:rsidR="000B6D47" w:rsidRPr="00CE559D">
        <w:rPr>
          <w:rFonts w:ascii="Times New Roman" w:hAnsi="Times New Roman" w:cs="Times New Roman"/>
          <w:bCs/>
          <w:sz w:val="24"/>
          <w:szCs w:val="24"/>
          <w:rPrChange w:id="14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critical research need for the organic dairy industry in our</w:t>
      </w:r>
      <w:r w:rsidR="004373B7" w:rsidRPr="00CE559D">
        <w:rPr>
          <w:rFonts w:ascii="Times New Roman" w:hAnsi="Times New Roman" w:cs="Times New Roman"/>
          <w:bCs/>
          <w:sz w:val="24"/>
          <w:szCs w:val="24"/>
          <w:rPrChange w:id="14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region</w:t>
      </w:r>
      <w:r w:rsidR="002668F2" w:rsidRPr="00CE559D">
        <w:rPr>
          <w:rFonts w:ascii="Times New Roman" w:hAnsi="Times New Roman" w:cs="Times New Roman"/>
          <w:bCs/>
          <w:sz w:val="24"/>
          <w:szCs w:val="24"/>
          <w:rPrChange w:id="14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4373B7" w:rsidRPr="00CE559D">
        <w:rPr>
          <w:rFonts w:ascii="Times New Roman" w:hAnsi="Times New Roman" w:cs="Times New Roman"/>
          <w:bCs/>
          <w:sz w:val="24"/>
          <w:szCs w:val="24"/>
          <w:rPrChange w:id="14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 perhaps globally.</w:t>
      </w:r>
      <w:r w:rsidR="00A90E80" w:rsidRPr="00CE559D">
        <w:rPr>
          <w:rFonts w:ascii="Times New Roman" w:hAnsi="Times New Roman" w:cs="Times New Roman"/>
          <w:bCs/>
          <w:sz w:val="24"/>
          <w:szCs w:val="24"/>
          <w:rPrChange w:id="14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27E052B5" w14:textId="294332C2" w:rsidR="0036296C" w:rsidRPr="000F330A" w:rsidRDefault="00592178" w:rsidP="00CB57EC">
      <w:pPr>
        <w:tabs>
          <w:tab w:val="left" w:pos="360"/>
          <w:tab w:val="left" w:pos="720"/>
        </w:tabs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rPrChange w:id="1490" w:author="Tucker Andrews" w:date="2020-10-08T10:23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</w:pPr>
      <w:bookmarkStart w:id="1491" w:name="conclusion"/>
      <w:bookmarkEnd w:id="1491"/>
      <w:r w:rsidRPr="000F330A">
        <w:rPr>
          <w:rFonts w:ascii="Times New Roman" w:hAnsi="Times New Roman" w:cs="Times New Roman"/>
          <w:b/>
          <w:sz w:val="24"/>
          <w:szCs w:val="24"/>
        </w:rPr>
        <w:t>CONCLUSIONS</w:t>
      </w:r>
    </w:p>
    <w:p w14:paraId="7FA5B11A" w14:textId="6D5B1072" w:rsidR="00263132" w:rsidRPr="00CE559D" w:rsidRDefault="002F6116" w:rsidP="00CE25AB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14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3643DE">
        <w:rPr>
          <w:rFonts w:ascii="Times New Roman" w:hAnsi="Times New Roman" w:cs="Times New Roman"/>
          <w:bCs/>
          <w:sz w:val="24"/>
          <w:szCs w:val="24"/>
        </w:rPr>
        <w:tab/>
      </w:r>
      <w:r w:rsidR="005E2C97" w:rsidRPr="003643DE">
        <w:rPr>
          <w:rFonts w:ascii="Times New Roman" w:hAnsi="Times New Roman" w:cs="Times New Roman"/>
          <w:bCs/>
          <w:sz w:val="24"/>
          <w:szCs w:val="24"/>
        </w:rPr>
        <w:t xml:space="preserve">Our survey found that </w:t>
      </w:r>
      <w:proofErr w:type="spellStart"/>
      <w:r w:rsidR="005E2C97" w:rsidRPr="003643DE">
        <w:rPr>
          <w:rFonts w:ascii="Times New Roman" w:hAnsi="Times New Roman" w:cs="Times New Roman"/>
          <w:bCs/>
          <w:sz w:val="24"/>
          <w:szCs w:val="24"/>
        </w:rPr>
        <w:t>t</w:t>
      </w:r>
      <w:r w:rsidR="008276E5" w:rsidRPr="00994760">
        <w:rPr>
          <w:rFonts w:ascii="Times New Roman" w:hAnsi="Times New Roman" w:cs="Times New Roman"/>
          <w:bCs/>
          <w:sz w:val="24"/>
          <w:szCs w:val="24"/>
        </w:rPr>
        <w:t>iestall</w:t>
      </w:r>
      <w:proofErr w:type="spellEnd"/>
      <w:r w:rsidR="00024D5C" w:rsidRPr="00994760">
        <w:rPr>
          <w:rFonts w:ascii="Times New Roman" w:hAnsi="Times New Roman" w:cs="Times New Roman"/>
          <w:bCs/>
          <w:sz w:val="24"/>
          <w:szCs w:val="24"/>
        </w:rPr>
        <w:t xml:space="preserve"> barns bedded with wood products are the dominant winter housing system for lactating organic dairy cattle in Vermont. </w:t>
      </w:r>
      <w:r w:rsidR="005E2C97" w:rsidRPr="00994760">
        <w:rPr>
          <w:rFonts w:ascii="Times New Roman" w:hAnsi="Times New Roman" w:cs="Times New Roman"/>
          <w:bCs/>
          <w:sz w:val="24"/>
          <w:szCs w:val="24"/>
        </w:rPr>
        <w:t>We</w:t>
      </w:r>
      <w:r w:rsidR="00024D5C" w:rsidRPr="00994760">
        <w:rPr>
          <w:rFonts w:ascii="Times New Roman" w:hAnsi="Times New Roman" w:cs="Times New Roman"/>
          <w:bCs/>
          <w:sz w:val="24"/>
          <w:szCs w:val="24"/>
        </w:rPr>
        <w:t xml:space="preserve"> identified a diversity of housing systems including a number of farms using mixed housing and bedding styles in organic </w:t>
      </w:r>
      <w:r w:rsidR="002668F2" w:rsidRPr="00994760">
        <w:rPr>
          <w:rFonts w:ascii="Times New Roman" w:hAnsi="Times New Roman" w:cs="Times New Roman"/>
          <w:bCs/>
          <w:sz w:val="24"/>
          <w:szCs w:val="24"/>
        </w:rPr>
        <w:t xml:space="preserve">dairy </w:t>
      </w:r>
      <w:r w:rsidR="00024D5C" w:rsidRPr="00994760">
        <w:rPr>
          <w:rFonts w:ascii="Times New Roman" w:hAnsi="Times New Roman" w:cs="Times New Roman"/>
          <w:bCs/>
          <w:sz w:val="24"/>
          <w:szCs w:val="24"/>
        </w:rPr>
        <w:t xml:space="preserve">production in Vermont. We conclude </w:t>
      </w:r>
      <w:r w:rsidR="005E2C97" w:rsidRPr="00994760">
        <w:rPr>
          <w:rFonts w:ascii="Times New Roman" w:hAnsi="Times New Roman" w:cs="Times New Roman"/>
          <w:bCs/>
          <w:sz w:val="24"/>
          <w:szCs w:val="24"/>
        </w:rPr>
        <w:t xml:space="preserve">that developing a simple survey on a useful topic and timing the survey for the </w:t>
      </w:r>
      <w:ins w:id="1493" w:author="Rachel Gilker" w:date="2020-09-21T12:44:00Z">
        <w:r w:rsidR="00CE25AB" w:rsidRPr="00994760">
          <w:rPr>
            <w:rFonts w:ascii="Times New Roman" w:hAnsi="Times New Roman" w:cs="Times New Roman"/>
            <w:bCs/>
            <w:sz w:val="24"/>
            <w:szCs w:val="24"/>
          </w:rPr>
          <w:t xml:space="preserve">potential availability of the </w:t>
        </w:r>
      </w:ins>
      <w:r w:rsidR="005E2C97" w:rsidRPr="00994760">
        <w:rPr>
          <w:rFonts w:ascii="Times New Roman" w:hAnsi="Times New Roman" w:cs="Times New Roman"/>
          <w:bCs/>
          <w:sz w:val="24"/>
          <w:szCs w:val="24"/>
        </w:rPr>
        <w:t xml:space="preserve">target population </w:t>
      </w:r>
      <w:r w:rsidR="000128A3" w:rsidRPr="000606E6">
        <w:rPr>
          <w:rFonts w:ascii="Times New Roman" w:hAnsi="Times New Roman" w:cs="Times New Roman"/>
          <w:bCs/>
          <w:sz w:val="24"/>
          <w:szCs w:val="24"/>
        </w:rPr>
        <w:t>can result</w:t>
      </w:r>
      <w:r w:rsidR="005E2C97" w:rsidRPr="000606E6">
        <w:rPr>
          <w:rFonts w:ascii="Times New Roman" w:hAnsi="Times New Roman" w:cs="Times New Roman"/>
          <w:bCs/>
          <w:sz w:val="24"/>
          <w:szCs w:val="24"/>
        </w:rPr>
        <w:t xml:space="preserve"> in a </w:t>
      </w:r>
      <w:r w:rsidR="00024D5C" w:rsidRPr="000606E6">
        <w:rPr>
          <w:rFonts w:ascii="Times New Roman" w:hAnsi="Times New Roman" w:cs="Times New Roman"/>
          <w:bCs/>
          <w:sz w:val="24"/>
          <w:szCs w:val="24"/>
        </w:rPr>
        <w:t>h</w:t>
      </w:r>
      <w:r w:rsidR="00520310" w:rsidRPr="000606E6">
        <w:rPr>
          <w:rFonts w:ascii="Times New Roman" w:hAnsi="Times New Roman" w:cs="Times New Roman"/>
          <w:bCs/>
          <w:sz w:val="24"/>
          <w:szCs w:val="24"/>
        </w:rPr>
        <w:t>igh response</w:t>
      </w:r>
      <w:ins w:id="1494" w:author="Rachel Gilker" w:date="2020-09-21T12:44:00Z">
        <w:r w:rsidR="00CE25AB" w:rsidRPr="000606E6">
          <w:rPr>
            <w:rFonts w:ascii="Times New Roman" w:hAnsi="Times New Roman" w:cs="Times New Roman"/>
            <w:bCs/>
            <w:sz w:val="24"/>
            <w:szCs w:val="24"/>
          </w:rPr>
          <w:t xml:space="preserve">. </w:t>
        </w:r>
      </w:ins>
      <w:del w:id="1495" w:author="Rachel Gilker" w:date="2020-09-21T12:44:00Z">
        <w:r w:rsidR="00520310" w:rsidRPr="00CE559D" w:rsidDel="00CE25AB">
          <w:rPr>
            <w:rFonts w:ascii="Times New Roman" w:hAnsi="Times New Roman" w:cs="Times New Roman"/>
            <w:bCs/>
            <w:sz w:val="24"/>
            <w:szCs w:val="24"/>
            <w:rPrChange w:id="149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; f</w:delText>
        </w:r>
      </w:del>
      <w:ins w:id="1497" w:author="Rachel Gilker" w:date="2020-09-21T12:44:00Z">
        <w:r w:rsidR="00CE25AB" w:rsidRPr="00CE559D">
          <w:rPr>
            <w:rFonts w:ascii="Times New Roman" w:hAnsi="Times New Roman" w:cs="Times New Roman"/>
            <w:bCs/>
            <w:sz w:val="24"/>
            <w:szCs w:val="24"/>
            <w:rPrChange w:id="149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F</w:t>
        </w:r>
      </w:ins>
      <w:r w:rsidR="00520310" w:rsidRPr="00CE559D">
        <w:rPr>
          <w:rFonts w:ascii="Times New Roman" w:hAnsi="Times New Roman" w:cs="Times New Roman"/>
          <w:bCs/>
          <w:sz w:val="24"/>
          <w:szCs w:val="24"/>
          <w:rPrChange w:id="14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uture research in this area </w:t>
      </w:r>
      <w:r w:rsidR="00024D5C" w:rsidRPr="00CE559D">
        <w:rPr>
          <w:rFonts w:ascii="Times New Roman" w:hAnsi="Times New Roman" w:cs="Times New Roman"/>
          <w:bCs/>
          <w:sz w:val="24"/>
          <w:szCs w:val="24"/>
          <w:rPrChange w:id="15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should </w:t>
      </w:r>
      <w:r w:rsidR="000128A3" w:rsidRPr="00CE559D">
        <w:rPr>
          <w:rFonts w:ascii="Times New Roman" w:hAnsi="Times New Roman" w:cs="Times New Roman"/>
          <w:bCs/>
          <w:sz w:val="24"/>
          <w:szCs w:val="24"/>
          <w:rPrChange w:id="15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leverage</w:t>
      </w:r>
      <w:r w:rsidR="00520310" w:rsidRPr="00CE559D">
        <w:rPr>
          <w:rFonts w:ascii="Times New Roman" w:hAnsi="Times New Roman" w:cs="Times New Roman"/>
          <w:bCs/>
          <w:sz w:val="24"/>
          <w:szCs w:val="24"/>
          <w:rPrChange w:id="15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this interest to foster key </w:t>
      </w:r>
      <w:r w:rsidR="00520310" w:rsidRPr="00CE559D">
        <w:rPr>
          <w:rFonts w:ascii="Times New Roman" w:hAnsi="Times New Roman" w:cs="Times New Roman"/>
          <w:bCs/>
          <w:sz w:val="24"/>
          <w:szCs w:val="24"/>
          <w:rPrChange w:id="15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 xml:space="preserve">relationships with organic producers to build a more robust </w:t>
      </w:r>
      <w:r w:rsidR="00024D5C" w:rsidRPr="00CE559D">
        <w:rPr>
          <w:rFonts w:ascii="Times New Roman" w:hAnsi="Times New Roman" w:cs="Times New Roman"/>
          <w:bCs/>
          <w:sz w:val="24"/>
          <w:szCs w:val="24"/>
          <w:rPrChange w:id="15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research and extension program supporting housing and facilities management. T</w:t>
      </w:r>
      <w:r w:rsidR="00520310" w:rsidRPr="00CE559D">
        <w:rPr>
          <w:rFonts w:ascii="Times New Roman" w:hAnsi="Times New Roman" w:cs="Times New Roman"/>
          <w:bCs/>
          <w:sz w:val="24"/>
          <w:szCs w:val="24"/>
          <w:rPrChange w:id="15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he methodology presented here </w:t>
      </w:r>
      <w:r w:rsidR="005E2C97" w:rsidRPr="00CE559D">
        <w:rPr>
          <w:rFonts w:ascii="Times New Roman" w:hAnsi="Times New Roman" w:cs="Times New Roman"/>
          <w:bCs/>
          <w:sz w:val="24"/>
          <w:szCs w:val="24"/>
          <w:rPrChange w:id="15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may be </w:t>
      </w:r>
      <w:del w:id="1507" w:author="Rachel Gilker" w:date="2020-09-21T12:44:00Z">
        <w:r w:rsidR="005E2C97" w:rsidRPr="00CE559D" w:rsidDel="00CE25AB">
          <w:rPr>
            <w:rFonts w:ascii="Times New Roman" w:hAnsi="Times New Roman" w:cs="Times New Roman"/>
            <w:bCs/>
            <w:sz w:val="24"/>
            <w:szCs w:val="24"/>
            <w:rPrChange w:id="150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readily </w:delText>
        </w:r>
      </w:del>
      <w:r w:rsidR="005E2C97" w:rsidRPr="00CE559D">
        <w:rPr>
          <w:rFonts w:ascii="Times New Roman" w:hAnsi="Times New Roman" w:cs="Times New Roman"/>
          <w:bCs/>
          <w:sz w:val="24"/>
          <w:szCs w:val="24"/>
          <w:rPrChange w:id="15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applied</w:t>
      </w:r>
      <w:r w:rsidR="00520310" w:rsidRPr="00CE559D">
        <w:rPr>
          <w:rFonts w:ascii="Times New Roman" w:hAnsi="Times New Roman" w:cs="Times New Roman"/>
          <w:bCs/>
          <w:sz w:val="24"/>
          <w:szCs w:val="24"/>
          <w:rPrChange w:id="15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in other regions to </w:t>
      </w:r>
      <w:r w:rsidR="005E2C97" w:rsidRPr="00CE559D">
        <w:rPr>
          <w:rFonts w:ascii="Times New Roman" w:hAnsi="Times New Roman" w:cs="Times New Roman"/>
          <w:bCs/>
          <w:sz w:val="24"/>
          <w:szCs w:val="24"/>
          <w:rPrChange w:id="15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survey farmers in</w:t>
      </w:r>
      <w:r w:rsidR="00520310" w:rsidRPr="00CE559D">
        <w:rPr>
          <w:rFonts w:ascii="Times New Roman" w:hAnsi="Times New Roman" w:cs="Times New Roman"/>
          <w:bCs/>
          <w:sz w:val="24"/>
          <w:szCs w:val="24"/>
          <w:rPrChange w:id="15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organic dairy production. </w:t>
      </w:r>
    </w:p>
    <w:p w14:paraId="5432E690" w14:textId="77777777" w:rsidR="00AF42E5" w:rsidRPr="000F330A" w:rsidRDefault="00AF42E5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jc w:val="center"/>
        <w:rPr>
          <w:rFonts w:ascii="Times New Roman" w:hAnsi="Times New Roman" w:cs="Times New Roman"/>
          <w:b/>
          <w:sz w:val="24"/>
          <w:szCs w:val="24"/>
          <w:rPrChange w:id="1513" w:author="Tucker Andrews" w:date="2020-10-08T10:24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</w:pPr>
      <w:r w:rsidRPr="000F330A">
        <w:rPr>
          <w:rFonts w:ascii="Times New Roman" w:hAnsi="Times New Roman" w:cs="Times New Roman"/>
          <w:b/>
          <w:sz w:val="24"/>
          <w:szCs w:val="24"/>
        </w:rPr>
        <w:t>ACKNOWLEDGEMENTS</w:t>
      </w:r>
    </w:p>
    <w:p w14:paraId="7A6EC4D0" w14:textId="77777777" w:rsidR="004D1789" w:rsidRPr="00994760" w:rsidRDefault="00AF42E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 xml:space="preserve">We thank Jennifer Colby and Juan Alvez for assistance with identifying organic herd mailing lists and developing and promoting the survey through </w:t>
      </w:r>
      <w:r w:rsidR="007E62FA" w:rsidRPr="003643DE">
        <w:rPr>
          <w:rFonts w:ascii="Times New Roman" w:hAnsi="Times New Roman" w:cs="Times New Roman"/>
          <w:bCs/>
          <w:sz w:val="24"/>
          <w:szCs w:val="24"/>
        </w:rPr>
        <w:t xml:space="preserve">extension and industry </w:t>
      </w:r>
      <w:r w:rsidRPr="003643DE">
        <w:rPr>
          <w:rFonts w:ascii="Times New Roman" w:hAnsi="Times New Roman" w:cs="Times New Roman"/>
          <w:bCs/>
          <w:sz w:val="24"/>
          <w:szCs w:val="24"/>
        </w:rPr>
        <w:t>mailing lists, and Chery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l Herrick and Colene Reed for </w:t>
      </w:r>
      <w:r w:rsidR="00070969" w:rsidRPr="00994760">
        <w:rPr>
          <w:rFonts w:ascii="Times New Roman" w:hAnsi="Times New Roman" w:cs="Times New Roman"/>
          <w:bCs/>
          <w:sz w:val="24"/>
          <w:szCs w:val="24"/>
        </w:rPr>
        <w:t xml:space="preserve">their </w:t>
      </w:r>
      <w:r w:rsidRPr="00994760">
        <w:rPr>
          <w:rFonts w:ascii="Times New Roman" w:hAnsi="Times New Roman" w:cs="Times New Roman"/>
          <w:bCs/>
          <w:sz w:val="24"/>
          <w:szCs w:val="24"/>
        </w:rPr>
        <w:t>administrative support.</w:t>
      </w:r>
      <w:r w:rsidR="00FA3777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62FA" w:rsidRPr="00994760">
        <w:rPr>
          <w:rFonts w:ascii="Times New Roman" w:hAnsi="Times New Roman" w:cs="Times New Roman"/>
          <w:bCs/>
          <w:sz w:val="24"/>
          <w:szCs w:val="24"/>
        </w:rPr>
        <w:t xml:space="preserve">Jennifer Colby and </w:t>
      </w:r>
      <w:r w:rsidR="00FA3777" w:rsidRPr="00994760">
        <w:rPr>
          <w:rFonts w:ascii="Times New Roman" w:hAnsi="Times New Roman" w:cs="Times New Roman"/>
          <w:bCs/>
          <w:sz w:val="24"/>
          <w:szCs w:val="24"/>
        </w:rPr>
        <w:t>Alissa White</w:t>
      </w:r>
      <w:r w:rsidR="007E62FA" w:rsidRPr="00994760">
        <w:rPr>
          <w:rFonts w:ascii="Times New Roman" w:hAnsi="Times New Roman" w:cs="Times New Roman"/>
          <w:bCs/>
          <w:sz w:val="24"/>
          <w:szCs w:val="24"/>
        </w:rPr>
        <w:t xml:space="preserve"> provided much appreciated advice on questionnaire design and administration methods.</w:t>
      </w:r>
    </w:p>
    <w:p w14:paraId="63DBA0CD" w14:textId="4984AFCA" w:rsidR="00AF42E5" w:rsidRPr="000606E6" w:rsidRDefault="004D178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>Funding for this research was provided by the USDA-NIFA Organic Research and Extension Initiative competitive grant #2018-51300-28561. The authors declare no conflict of interest related to design, conduct or reporting of this research.</w:t>
      </w:r>
      <w:r w:rsidR="00FA3777" w:rsidRPr="000606E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258AEEE" w14:textId="19C38372" w:rsidR="004D1789" w:rsidRPr="004A3011" w:rsidDel="000F330A" w:rsidRDefault="004D1789" w:rsidP="00CB57EC">
      <w:pPr>
        <w:tabs>
          <w:tab w:val="left" w:pos="360"/>
          <w:tab w:val="left" w:pos="720"/>
        </w:tabs>
        <w:spacing w:after="0" w:line="480" w:lineRule="auto"/>
        <w:rPr>
          <w:del w:id="1514" w:author="Tucker Andrews" w:date="2020-10-08T10:24:00Z"/>
          <w:rFonts w:ascii="Times New Roman" w:hAnsi="Times New Roman" w:cs="Times New Roman"/>
          <w:bCs/>
          <w:sz w:val="24"/>
          <w:szCs w:val="24"/>
        </w:rPr>
      </w:pPr>
    </w:p>
    <w:p w14:paraId="3E8683E4" w14:textId="00D0AA8B" w:rsidR="004D1789" w:rsidRPr="00E91661" w:rsidDel="000F330A" w:rsidRDefault="004D1789" w:rsidP="00CB57EC">
      <w:pPr>
        <w:tabs>
          <w:tab w:val="left" w:pos="360"/>
          <w:tab w:val="left" w:pos="720"/>
        </w:tabs>
        <w:spacing w:after="0" w:line="480" w:lineRule="auto"/>
        <w:rPr>
          <w:del w:id="1515" w:author="Tucker Andrews" w:date="2020-10-08T10:24:00Z"/>
          <w:rFonts w:ascii="Times New Roman" w:hAnsi="Times New Roman" w:cs="Times New Roman"/>
          <w:bCs/>
          <w:sz w:val="24"/>
          <w:szCs w:val="24"/>
        </w:rPr>
      </w:pPr>
    </w:p>
    <w:p w14:paraId="55D405FE" w14:textId="428612BB" w:rsidR="00CB57EC" w:rsidRPr="00A0337B" w:rsidDel="000F330A" w:rsidRDefault="00CB57EC" w:rsidP="00CB57EC">
      <w:pPr>
        <w:tabs>
          <w:tab w:val="left" w:pos="360"/>
          <w:tab w:val="left" w:pos="720"/>
        </w:tabs>
        <w:spacing w:after="0" w:line="480" w:lineRule="auto"/>
        <w:rPr>
          <w:del w:id="1516" w:author="Tucker Andrews" w:date="2020-10-08T10:24:00Z"/>
          <w:rFonts w:ascii="Times New Roman" w:hAnsi="Times New Roman" w:cs="Times New Roman"/>
          <w:bCs/>
          <w:sz w:val="24"/>
          <w:szCs w:val="24"/>
        </w:rPr>
      </w:pPr>
    </w:p>
    <w:p w14:paraId="42C2BCB2" w14:textId="4CAF2F8F" w:rsidR="00CB57EC" w:rsidRPr="00A0337B" w:rsidDel="000F330A" w:rsidRDefault="00CB57EC" w:rsidP="00CB57EC">
      <w:pPr>
        <w:tabs>
          <w:tab w:val="left" w:pos="360"/>
          <w:tab w:val="left" w:pos="720"/>
        </w:tabs>
        <w:spacing w:after="0" w:line="480" w:lineRule="auto"/>
        <w:rPr>
          <w:del w:id="1517" w:author="Tucker Andrews" w:date="2020-10-08T10:24:00Z"/>
          <w:rFonts w:ascii="Times New Roman" w:hAnsi="Times New Roman" w:cs="Times New Roman"/>
          <w:bCs/>
          <w:sz w:val="24"/>
          <w:szCs w:val="24"/>
        </w:rPr>
      </w:pPr>
    </w:p>
    <w:p w14:paraId="561B07B4" w14:textId="5A9A04B2" w:rsidR="00CB57EC" w:rsidRPr="00A0337B" w:rsidDel="000F330A" w:rsidRDefault="00CB57EC" w:rsidP="00CB57EC">
      <w:pPr>
        <w:tabs>
          <w:tab w:val="left" w:pos="360"/>
          <w:tab w:val="left" w:pos="720"/>
        </w:tabs>
        <w:spacing w:after="0" w:line="480" w:lineRule="auto"/>
        <w:rPr>
          <w:del w:id="1518" w:author="Tucker Andrews" w:date="2020-10-08T10:24:00Z"/>
          <w:rFonts w:ascii="Times New Roman" w:hAnsi="Times New Roman" w:cs="Times New Roman"/>
          <w:bCs/>
          <w:sz w:val="24"/>
          <w:szCs w:val="24"/>
        </w:rPr>
      </w:pPr>
    </w:p>
    <w:p w14:paraId="0F2EB413" w14:textId="3E576C71" w:rsidR="005273B3" w:rsidRPr="000F330A" w:rsidRDefault="00592178" w:rsidP="00CB57EC">
      <w:pPr>
        <w:tabs>
          <w:tab w:val="left" w:pos="360"/>
          <w:tab w:val="left" w:pos="720"/>
        </w:tabs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  <w:rPrChange w:id="1519" w:author="Tucker Andrews" w:date="2020-10-08T10:24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</w:pPr>
      <w:r w:rsidRPr="000F330A">
        <w:rPr>
          <w:rFonts w:ascii="Times New Roman" w:hAnsi="Times New Roman" w:cs="Times New Roman"/>
          <w:b/>
          <w:sz w:val="24"/>
          <w:szCs w:val="24"/>
          <w:lang w:val="es-ES"/>
          <w:rPrChange w:id="1520" w:author="Tucker Andrews" w:date="2020-10-08T10:24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>REFERENCES</w:t>
      </w:r>
    </w:p>
    <w:p w14:paraId="71536D3F" w14:textId="3C33C7D1" w:rsidR="002C6CE6" w:rsidRPr="00994760" w:rsidRDefault="00B40B08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lang w:val="es-ES"/>
          <w:rPrChange w:id="15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Astiz, S., F.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lang w:val="es-ES"/>
          <w:rPrChange w:id="15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Sebastian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lang w:val="es-ES"/>
          <w:rPrChange w:id="15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O. Fargas, M.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lang w:val="es-ES"/>
          <w:rPrChange w:id="15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Fernandez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lang w:val="es-ES"/>
          <w:rPrChange w:id="15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and E. Calv</w:t>
      </w:r>
      <w:r w:rsidR="00BA3231" w:rsidRPr="00CE559D">
        <w:rPr>
          <w:rFonts w:ascii="Times New Roman" w:hAnsi="Times New Roman" w:cs="Times New Roman"/>
          <w:bCs/>
          <w:sz w:val="24"/>
          <w:szCs w:val="24"/>
          <w:lang w:val="es-ES"/>
          <w:rPrChange w:id="15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et. </w:t>
      </w:r>
      <w:r w:rsidR="00BA3231" w:rsidRPr="002E7301">
        <w:rPr>
          <w:rFonts w:ascii="Times New Roman" w:hAnsi="Times New Roman" w:cs="Times New Roman"/>
          <w:bCs/>
          <w:sz w:val="24"/>
          <w:szCs w:val="24"/>
        </w:rPr>
        <w:t xml:space="preserve">2014. Enhanced udder health </w:t>
      </w:r>
      <w:r w:rsidRPr="003643DE">
        <w:rPr>
          <w:rFonts w:ascii="Times New Roman" w:hAnsi="Times New Roman" w:cs="Times New Roman"/>
          <w:bCs/>
          <w:sz w:val="24"/>
          <w:szCs w:val="24"/>
        </w:rPr>
        <w:t xml:space="preserve">and milk yield of dairy cattle on compost bedding systems during the dry period: A comparative study. </w:t>
      </w:r>
      <w:proofErr w:type="spellStart"/>
      <w:r w:rsidR="001F60E3" w:rsidRPr="00994760">
        <w:rPr>
          <w:rFonts w:ascii="Times New Roman" w:hAnsi="Times New Roman" w:cs="Times New Roman"/>
          <w:bCs/>
          <w:sz w:val="24"/>
          <w:szCs w:val="24"/>
        </w:rPr>
        <w:t>Livest</w:t>
      </w:r>
      <w:proofErr w:type="spellEnd"/>
      <w:r w:rsidR="001F60E3" w:rsidRPr="00994760">
        <w:rPr>
          <w:rFonts w:ascii="Times New Roman" w:hAnsi="Times New Roman" w:cs="Times New Roman"/>
          <w:bCs/>
          <w:sz w:val="24"/>
          <w:szCs w:val="24"/>
        </w:rPr>
        <w:t>. Sci.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F60E3" w:rsidRPr="00994760">
        <w:rPr>
          <w:rFonts w:ascii="Times New Roman" w:hAnsi="Times New Roman" w:cs="Times New Roman"/>
          <w:bCs/>
          <w:sz w:val="24"/>
          <w:szCs w:val="24"/>
        </w:rPr>
        <w:t>159:</w:t>
      </w:r>
      <w:r w:rsidRPr="00994760">
        <w:rPr>
          <w:rFonts w:ascii="Times New Roman" w:hAnsi="Times New Roman" w:cs="Times New Roman"/>
          <w:bCs/>
          <w:sz w:val="24"/>
          <w:szCs w:val="24"/>
        </w:rPr>
        <w:t>161-164.</w:t>
      </w:r>
    </w:p>
    <w:p w14:paraId="7E21B924" w14:textId="3EE41BD5" w:rsidR="002C6CE6" w:rsidRPr="000606E6" w:rsidRDefault="002C6CE6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E05CCB">
        <w:rPr>
          <w:rFonts w:ascii="Times New Roman" w:hAnsi="Times New Roman" w:cs="Times New Roman"/>
          <w:bCs/>
          <w:sz w:val="24"/>
          <w:szCs w:val="24"/>
        </w:rPr>
        <w:t>Beaver</w:t>
      </w:r>
      <w:r w:rsidR="00E2727B" w:rsidRPr="003643DE">
        <w:rPr>
          <w:rFonts w:ascii="Times New Roman" w:hAnsi="Times New Roman" w:cs="Times New Roman"/>
          <w:bCs/>
          <w:sz w:val="24"/>
          <w:szCs w:val="24"/>
        </w:rPr>
        <w:t>,</w:t>
      </w:r>
      <w:r w:rsidRPr="003643DE">
        <w:rPr>
          <w:rFonts w:ascii="Times New Roman" w:hAnsi="Times New Roman" w:cs="Times New Roman"/>
          <w:bCs/>
          <w:sz w:val="24"/>
          <w:szCs w:val="24"/>
        </w:rPr>
        <w:t xml:space="preserve"> A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>., K. L.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Proudfoot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>,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 xml:space="preserve">and M. A. G.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von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Keyserlingk</w:t>
      </w:r>
      <w:proofErr w:type="spellEnd"/>
      <w:r w:rsidR="00E2727B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994760">
        <w:rPr>
          <w:rFonts w:ascii="Times New Roman" w:hAnsi="Times New Roman" w:cs="Times New Roman"/>
          <w:bCs/>
          <w:sz w:val="24"/>
          <w:szCs w:val="24"/>
        </w:rPr>
        <w:t>2020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Pr="00994760">
        <w:rPr>
          <w:bCs/>
        </w:rPr>
        <w:t xml:space="preserve"> </w:t>
      </w:r>
      <w:r w:rsidRPr="00994760">
        <w:rPr>
          <w:rFonts w:ascii="Times New Roman" w:hAnsi="Times New Roman" w:cs="Times New Roman"/>
          <w:bCs/>
          <w:sz w:val="24"/>
          <w:szCs w:val="24"/>
        </w:rPr>
        <w:t>Symposium review: Considerations for the future of dairy cattle housing: An animal welfare perspective. J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Pr="000606E6">
        <w:rPr>
          <w:rFonts w:ascii="Times New Roman" w:hAnsi="Times New Roman" w:cs="Times New Roman"/>
          <w:bCs/>
          <w:sz w:val="24"/>
          <w:szCs w:val="24"/>
        </w:rPr>
        <w:t xml:space="preserve"> Dairy</w:t>
      </w:r>
      <w:r w:rsidR="00E2727B" w:rsidRPr="000606E6">
        <w:rPr>
          <w:rFonts w:ascii="Times New Roman" w:hAnsi="Times New Roman" w:cs="Times New Roman"/>
          <w:bCs/>
          <w:sz w:val="24"/>
          <w:szCs w:val="24"/>
        </w:rPr>
        <w:t>.</w:t>
      </w:r>
      <w:r w:rsidRPr="000606E6">
        <w:rPr>
          <w:rFonts w:ascii="Times New Roman" w:hAnsi="Times New Roman" w:cs="Times New Roman"/>
          <w:bCs/>
          <w:sz w:val="24"/>
          <w:szCs w:val="24"/>
        </w:rPr>
        <w:t xml:space="preserve"> Sci</w:t>
      </w:r>
      <w:r w:rsidR="00E2727B" w:rsidRPr="000606E6">
        <w:rPr>
          <w:rFonts w:ascii="Times New Roman" w:hAnsi="Times New Roman" w:cs="Times New Roman"/>
          <w:bCs/>
          <w:sz w:val="24"/>
          <w:szCs w:val="24"/>
        </w:rPr>
        <w:t>.</w:t>
      </w:r>
      <w:r w:rsidRPr="000606E6">
        <w:rPr>
          <w:rFonts w:ascii="Times New Roman" w:hAnsi="Times New Roman" w:cs="Times New Roman"/>
          <w:bCs/>
          <w:sz w:val="24"/>
          <w:szCs w:val="24"/>
        </w:rPr>
        <w:t xml:space="preserve"> 103:5746-5758</w:t>
      </w:r>
    </w:p>
    <w:p w14:paraId="50336C30" w14:textId="157D2C85" w:rsidR="00B40B08" w:rsidRPr="00A0337B" w:rsidRDefault="00B40B08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4A301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Bewley, J. M., L. M. Robertson, and E. A. </w:t>
      </w:r>
      <w:proofErr w:type="spellStart"/>
      <w:r w:rsidRPr="004A3011">
        <w:rPr>
          <w:rFonts w:ascii="Times New Roman" w:hAnsi="Times New Roman" w:cs="Times New Roman"/>
          <w:bCs/>
          <w:sz w:val="24"/>
          <w:szCs w:val="24"/>
        </w:rPr>
        <w:t>Eckelkamp</w:t>
      </w:r>
      <w:proofErr w:type="spellEnd"/>
      <w:r w:rsidRPr="004A3011">
        <w:rPr>
          <w:rFonts w:ascii="Times New Roman" w:hAnsi="Times New Roman" w:cs="Times New Roman"/>
          <w:bCs/>
          <w:sz w:val="24"/>
          <w:szCs w:val="24"/>
        </w:rPr>
        <w:t>. 2017. A 100-year review: Lactating dairy cattle housing management. J</w:t>
      </w:r>
      <w:r w:rsidR="001F60E3" w:rsidRPr="00E9166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E91661">
        <w:rPr>
          <w:rFonts w:ascii="Times New Roman" w:hAnsi="Times New Roman" w:cs="Times New Roman"/>
          <w:bCs/>
          <w:sz w:val="24"/>
          <w:szCs w:val="24"/>
        </w:rPr>
        <w:t>Dairy Sci</w:t>
      </w:r>
      <w:r w:rsidR="001F60E3" w:rsidRPr="00A0337B">
        <w:rPr>
          <w:rFonts w:ascii="Times New Roman" w:hAnsi="Times New Roman" w:cs="Times New Roman"/>
          <w:bCs/>
          <w:sz w:val="24"/>
          <w:szCs w:val="24"/>
        </w:rPr>
        <w:t>. 100:</w:t>
      </w:r>
      <w:r w:rsidRPr="00A0337B">
        <w:rPr>
          <w:rFonts w:ascii="Times New Roman" w:hAnsi="Times New Roman" w:cs="Times New Roman"/>
          <w:bCs/>
          <w:sz w:val="24"/>
          <w:szCs w:val="24"/>
        </w:rPr>
        <w:t>10418-10431.</w:t>
      </w:r>
    </w:p>
    <w:p w14:paraId="5B9005E8" w14:textId="1B92794E" w:rsidR="00771970" w:rsidRPr="002E7301" w:rsidRDefault="00771970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2E03A7">
        <w:rPr>
          <w:rFonts w:ascii="Times New Roman" w:hAnsi="Times New Roman" w:cs="Times New Roman"/>
          <w:bCs/>
          <w:sz w:val="24"/>
          <w:szCs w:val="24"/>
        </w:rPr>
        <w:t xml:space="preserve">Bewley J.M., J. L. Taraba, G.B. Day, R. Black., </w:t>
      </w:r>
      <w:r w:rsidR="00E2727B" w:rsidRPr="002E03A7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F. A. </w:t>
      </w:r>
      <w:proofErr w:type="spellStart"/>
      <w:r w:rsidRPr="002E03A7">
        <w:rPr>
          <w:rFonts w:ascii="Times New Roman" w:hAnsi="Times New Roman" w:cs="Times New Roman"/>
          <w:bCs/>
          <w:sz w:val="24"/>
          <w:szCs w:val="24"/>
        </w:rPr>
        <w:t>Damasceno</w:t>
      </w:r>
      <w:proofErr w:type="spellEnd"/>
      <w:r w:rsidRPr="002E03A7">
        <w:rPr>
          <w:rFonts w:ascii="Times New Roman" w:hAnsi="Times New Roman" w:cs="Times New Roman"/>
          <w:bCs/>
          <w:sz w:val="24"/>
          <w:szCs w:val="24"/>
        </w:rPr>
        <w:t xml:space="preserve">. 2012. Compost Bedded Pack Barn Design: Features and Management Considerations. University of Kentucky Cooperative Extension Publication ID-206 </w:t>
      </w:r>
      <w:r w:rsidR="00480AF6" w:rsidRPr="002E7301">
        <w:fldChar w:fldCharType="begin"/>
      </w:r>
      <w:r w:rsidR="00480AF6" w:rsidRPr="00CE559D">
        <w:rPr>
          <w:bCs/>
          <w:rPrChange w:id="1527" w:author="Tucker Andrews" w:date="2020-10-07T11:36:00Z">
            <w:rPr/>
          </w:rPrChange>
        </w:rPr>
        <w:instrText xml:space="preserve"> HYPERLINK "http://www2.ca.uky.edu/agcomm/pubs/id/id206/id206.pdf" </w:instrText>
      </w:r>
      <w:r w:rsidR="00480AF6" w:rsidRPr="002E7301">
        <w:rPr>
          <w:rPrChange w:id="1528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Pr="002E7301">
        <w:rPr>
          <w:rStyle w:val="Hyperlink"/>
          <w:rFonts w:ascii="Times New Roman" w:hAnsi="Times New Roman" w:cs="Times New Roman"/>
          <w:bCs/>
          <w:sz w:val="24"/>
          <w:szCs w:val="24"/>
        </w:rPr>
        <w:t>http://www2.ca.uky.edu/agcomm/pubs/id/id206/id206.pdf</w:t>
      </w:r>
      <w:r w:rsidR="00480AF6" w:rsidRPr="002E7301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(access 23 May 2020).</w:t>
      </w:r>
    </w:p>
    <w:p w14:paraId="5FCA3C1C" w14:textId="52F28B47" w:rsidR="00B40B08" w:rsidRPr="00994760" w:rsidRDefault="00B40B08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643DE">
        <w:rPr>
          <w:rFonts w:ascii="Times New Roman" w:hAnsi="Times New Roman" w:cs="Times New Roman"/>
          <w:bCs/>
          <w:sz w:val="24"/>
          <w:szCs w:val="24"/>
        </w:rPr>
        <w:t>Burgstaller</w:t>
      </w:r>
      <w:proofErr w:type="spellEnd"/>
      <w:r w:rsidRPr="003643DE">
        <w:rPr>
          <w:rFonts w:ascii="Times New Roman" w:hAnsi="Times New Roman" w:cs="Times New Roman"/>
          <w:bCs/>
          <w:sz w:val="24"/>
          <w:szCs w:val="24"/>
        </w:rPr>
        <w:t xml:space="preserve">, J., J. </w:t>
      </w:r>
      <w:proofErr w:type="spellStart"/>
      <w:r w:rsidRPr="003643DE">
        <w:rPr>
          <w:rFonts w:ascii="Times New Roman" w:hAnsi="Times New Roman" w:cs="Times New Roman"/>
          <w:bCs/>
          <w:sz w:val="24"/>
          <w:szCs w:val="24"/>
        </w:rPr>
        <w:t>Raith</w:t>
      </w:r>
      <w:proofErr w:type="spellEnd"/>
      <w:r w:rsidRPr="003643DE">
        <w:rPr>
          <w:rFonts w:ascii="Times New Roman" w:hAnsi="Times New Roman" w:cs="Times New Roman"/>
          <w:bCs/>
          <w:sz w:val="24"/>
          <w:szCs w:val="24"/>
        </w:rPr>
        <w:t xml:space="preserve">, S. </w:t>
      </w:r>
      <w:proofErr w:type="spellStart"/>
      <w:r w:rsidRPr="003643DE">
        <w:rPr>
          <w:rFonts w:ascii="Times New Roman" w:hAnsi="Times New Roman" w:cs="Times New Roman"/>
          <w:bCs/>
          <w:sz w:val="24"/>
          <w:szCs w:val="24"/>
        </w:rPr>
        <w:t>Kuchling</w:t>
      </w:r>
      <w:proofErr w:type="spellEnd"/>
      <w:r w:rsidRPr="003643DE">
        <w:rPr>
          <w:rFonts w:ascii="Times New Roman" w:hAnsi="Times New Roman" w:cs="Times New Roman"/>
          <w:bCs/>
          <w:sz w:val="24"/>
          <w:szCs w:val="24"/>
        </w:rPr>
        <w:t xml:space="preserve">, V. Mandl, A. Hund, and J. </w:t>
      </w:r>
      <w:proofErr w:type="spellStart"/>
      <w:r w:rsidRPr="003643DE">
        <w:rPr>
          <w:rFonts w:ascii="Times New Roman" w:hAnsi="Times New Roman" w:cs="Times New Roman"/>
          <w:bCs/>
          <w:sz w:val="24"/>
          <w:szCs w:val="24"/>
        </w:rPr>
        <w:t>Kofler</w:t>
      </w:r>
      <w:proofErr w:type="spellEnd"/>
      <w:r w:rsidRPr="003643DE">
        <w:rPr>
          <w:rFonts w:ascii="Times New Roman" w:hAnsi="Times New Roman" w:cs="Times New Roman"/>
          <w:bCs/>
          <w:sz w:val="24"/>
          <w:szCs w:val="24"/>
        </w:rPr>
        <w:t>. 2016. Claw health and prevalence of lameness in cows from compost bedded and cub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icle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dairy barns in Austria. </w:t>
      </w:r>
      <w:r w:rsidR="001F60E3" w:rsidRPr="00994760">
        <w:rPr>
          <w:rFonts w:ascii="Times New Roman" w:hAnsi="Times New Roman" w:cs="Times New Roman"/>
          <w:bCs/>
          <w:sz w:val="24"/>
          <w:szCs w:val="24"/>
        </w:rPr>
        <w:t>Vet</w:t>
      </w:r>
      <w:r w:rsidR="00361E26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="001F60E3" w:rsidRPr="00994760">
        <w:rPr>
          <w:rFonts w:ascii="Times New Roman" w:hAnsi="Times New Roman" w:cs="Times New Roman"/>
          <w:bCs/>
          <w:sz w:val="24"/>
          <w:szCs w:val="24"/>
        </w:rPr>
        <w:t xml:space="preserve"> J</w:t>
      </w:r>
      <w:r w:rsidR="00361E26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="001F60E3" w:rsidRPr="00994760">
        <w:rPr>
          <w:rFonts w:ascii="Times New Roman" w:hAnsi="Times New Roman" w:cs="Times New Roman"/>
          <w:bCs/>
          <w:sz w:val="24"/>
          <w:szCs w:val="24"/>
        </w:rPr>
        <w:t xml:space="preserve"> 216:</w:t>
      </w:r>
      <w:r w:rsidRPr="00994760">
        <w:rPr>
          <w:rFonts w:ascii="Times New Roman" w:hAnsi="Times New Roman" w:cs="Times New Roman"/>
          <w:bCs/>
          <w:sz w:val="24"/>
          <w:szCs w:val="24"/>
        </w:rPr>
        <w:t>81-86.</w:t>
      </w:r>
    </w:p>
    <w:p w14:paraId="2D2ED503" w14:textId="0BC6C4F5" w:rsidR="004C3F55" w:rsidRPr="003643DE" w:rsidRDefault="004C3F55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 xml:space="preserve">Endres M.I. and K.A.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Janni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. 2019. Compost Bedded Pack Barns for Dairy Cows. </w:t>
      </w:r>
      <w:r w:rsidR="00480AF6" w:rsidRPr="003643DE">
        <w:fldChar w:fldCharType="begin"/>
      </w:r>
      <w:r w:rsidR="00480AF6" w:rsidRPr="00CE559D">
        <w:rPr>
          <w:bCs/>
          <w:rPrChange w:id="1529" w:author="Tucker Andrews" w:date="2020-10-07T11:36:00Z">
            <w:rPr/>
          </w:rPrChange>
        </w:rPr>
        <w:instrText xml:space="preserve"> HYPERLINK "https://dairy-cattle.extension.org/compost-bedded-pack-barns-for-dairy-cows/" </w:instrText>
      </w:r>
      <w:r w:rsidR="00480AF6" w:rsidRPr="003643DE">
        <w:rPr>
          <w:rPrChange w:id="1530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t>https://dairy-cattle.extension.org/compost-bedded-pack-barns-for-dairy-cows/</w:t>
      </w:r>
      <w:r w:rsidR="00480AF6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(accessed 23 </w:t>
      </w:r>
      <w:r w:rsidR="00E2727B" w:rsidRPr="003643DE">
        <w:rPr>
          <w:rFonts w:ascii="Times New Roman" w:hAnsi="Times New Roman" w:cs="Times New Roman"/>
          <w:bCs/>
          <w:sz w:val="24"/>
          <w:szCs w:val="24"/>
        </w:rPr>
        <w:t xml:space="preserve">May </w:t>
      </w:r>
      <w:r w:rsidRPr="003643DE">
        <w:rPr>
          <w:rFonts w:ascii="Times New Roman" w:hAnsi="Times New Roman" w:cs="Times New Roman"/>
          <w:bCs/>
          <w:sz w:val="24"/>
          <w:szCs w:val="24"/>
        </w:rPr>
        <w:t>2020).</w:t>
      </w:r>
    </w:p>
    <w:p w14:paraId="7C10B1D1" w14:textId="566D4CCD" w:rsidR="004C3F55" w:rsidRPr="003643DE" w:rsidRDefault="00BA3231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Gilker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>, R</w:t>
      </w:r>
      <w:r w:rsidR="004C3F55" w:rsidRPr="00994760">
        <w:rPr>
          <w:rFonts w:ascii="Times New Roman" w:hAnsi="Times New Roman" w:cs="Times New Roman"/>
          <w:bCs/>
          <w:sz w:val="24"/>
          <w:szCs w:val="24"/>
        </w:rPr>
        <w:t xml:space="preserve">. E., </w:t>
      </w:r>
      <w:proofErr w:type="spellStart"/>
      <w:r w:rsidR="004C3F55" w:rsidRPr="00994760">
        <w:rPr>
          <w:rFonts w:ascii="Times New Roman" w:hAnsi="Times New Roman" w:cs="Times New Roman"/>
          <w:bCs/>
          <w:sz w:val="24"/>
          <w:szCs w:val="24"/>
        </w:rPr>
        <w:t>Bakelaar</w:t>
      </w:r>
      <w:proofErr w:type="spellEnd"/>
      <w:r w:rsidR="004C3F55" w:rsidRPr="00994760">
        <w:rPr>
          <w:rFonts w:ascii="Times New Roman" w:hAnsi="Times New Roman" w:cs="Times New Roman"/>
          <w:bCs/>
          <w:sz w:val="24"/>
          <w:szCs w:val="24"/>
        </w:rPr>
        <w:t>, J. E. Cannella, M.P.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>,</w:t>
      </w:r>
      <w:r w:rsidR="004C3F55" w:rsidRPr="00994760">
        <w:rPr>
          <w:rFonts w:ascii="Times New Roman" w:hAnsi="Times New Roman" w:cs="Times New Roman"/>
          <w:bCs/>
          <w:sz w:val="24"/>
          <w:szCs w:val="24"/>
        </w:rPr>
        <w:t xml:space="preserve"> and Neher, D. A. 2012. Bedded pack in Vermont: Five stories. University of Vermont. </w:t>
      </w:r>
      <w:r w:rsidR="00480AF6" w:rsidRPr="003643DE">
        <w:fldChar w:fldCharType="begin"/>
      </w:r>
      <w:r w:rsidR="00480AF6" w:rsidRPr="00CE559D">
        <w:rPr>
          <w:bCs/>
          <w:rPrChange w:id="1531" w:author="Tucker Andrews" w:date="2020-10-07T11:36:00Z">
            <w:rPr/>
          </w:rPrChange>
        </w:rPr>
        <w:instrText xml:space="preserve"> HYPERLINK "https://www.uvm.edu/sites/default/files/media/508_beddedpackwebversionfinal.pdf" </w:instrText>
      </w:r>
      <w:r w:rsidR="00480AF6" w:rsidRPr="003643DE">
        <w:rPr>
          <w:rPrChange w:id="1532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="004C3F55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t>https://www.uvm.edu/sites/default/files/media/508_beddedpackwebversionfinal.pdf</w:t>
      </w:r>
      <w:r w:rsidR="00480AF6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="004C3F55" w:rsidRPr="002E7301">
        <w:rPr>
          <w:rFonts w:ascii="Times New Roman" w:hAnsi="Times New Roman" w:cs="Times New Roman"/>
          <w:bCs/>
          <w:sz w:val="24"/>
          <w:szCs w:val="24"/>
        </w:rPr>
        <w:t xml:space="preserve"> (accessed 23 May 2020).</w:t>
      </w:r>
    </w:p>
    <w:p w14:paraId="149BC56B" w14:textId="2DCA4FA0" w:rsidR="00CE02C3" w:rsidRPr="00CE559D" w:rsidRDefault="00D123DA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color w:val="0563C1"/>
          <w:sz w:val="24"/>
          <w:szCs w:val="24"/>
          <w:u w:val="single"/>
          <w:lang w:val="fr-FR"/>
          <w:rPrChange w:id="1533" w:author="Tucker Andrews" w:date="2020-10-07T11:36:00Z">
            <w:rPr>
              <w:rFonts w:ascii="Times New Roman" w:hAnsi="Times New Roman" w:cs="Times New Roman"/>
              <w:color w:val="0563C1"/>
              <w:sz w:val="24"/>
              <w:szCs w:val="24"/>
              <w:u w:val="single"/>
            </w:rPr>
          </w:rPrChange>
        </w:rPr>
      </w:pPr>
      <w:r w:rsidRPr="003643DE">
        <w:rPr>
          <w:rFonts w:ascii="Times New Roman" w:hAnsi="Times New Roman" w:cs="Times New Roman"/>
          <w:bCs/>
          <w:sz w:val="24"/>
          <w:szCs w:val="24"/>
        </w:rPr>
        <w:t>Groves, R.M. 1990. Theories and Methods of Telephone Surveys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Annu</w:t>
      </w:r>
      <w:proofErr w:type="spellEnd"/>
      <w:r w:rsidR="00F042CB"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Rev</w:t>
      </w:r>
      <w:proofErr w:type="spellEnd"/>
      <w:r w:rsidR="00F042CB"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Sociol</w:t>
      </w:r>
      <w:proofErr w:type="spellEnd"/>
      <w:r w:rsidR="00F042CB"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gramStart"/>
      <w:r w:rsidR="007E62FA"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16:</w:t>
      </w:r>
      <w:proofErr w:type="gramEnd"/>
      <w:r w:rsidR="007E62FA"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221-240</w:t>
      </w:r>
      <w:r w:rsidR="00E2727B"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="007E62FA" w:rsidRPr="00CE559D">
        <w:rPr>
          <w:rFonts w:ascii="Times New Roman" w:hAnsi="Times New Roman" w:cs="Times New Roman"/>
          <w:bCs/>
          <w:sz w:val="24"/>
          <w:szCs w:val="24"/>
          <w:lang w:val="fr-FR"/>
          <w:rPrChange w:id="15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D4965" w:rsidRPr="003643DE">
        <w:fldChar w:fldCharType="begin"/>
      </w:r>
      <w:r w:rsidR="00ED4965" w:rsidRPr="00CE559D">
        <w:rPr>
          <w:bCs/>
          <w:lang w:val="fr-FR"/>
          <w:rPrChange w:id="1546" w:author="Tucker Andrews" w:date="2020-10-07T11:36:00Z">
            <w:rPr/>
          </w:rPrChange>
        </w:rPr>
        <w:instrText xml:space="preserve"> HYPERLINK "https://doi.org/10.1146/annurev.so.16.080190.001253" </w:instrText>
      </w:r>
      <w:r w:rsidR="00ED4965" w:rsidRPr="003643DE">
        <w:rPr>
          <w:rPrChange w:id="1547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="005E6276" w:rsidRPr="00CE559D">
        <w:rPr>
          <w:rStyle w:val="Hyperlink"/>
          <w:rFonts w:ascii="Times New Roman" w:hAnsi="Times New Roman" w:cs="Times New Roman"/>
          <w:bCs/>
          <w:sz w:val="24"/>
          <w:szCs w:val="24"/>
          <w:lang w:val="fr-FR"/>
          <w:rPrChange w:id="1548" w:author="Tucker Andrews" w:date="2020-10-07T11:36:00Z">
            <w:rPr>
              <w:rStyle w:val="Hyperlink"/>
              <w:rFonts w:ascii="Times New Roman" w:hAnsi="Times New Roman" w:cs="Times New Roman"/>
              <w:sz w:val="24"/>
              <w:szCs w:val="24"/>
            </w:rPr>
          </w:rPrChange>
        </w:rPr>
        <w:t>https://doi.org/10.1146/annurev.so.16.080190.001253</w:t>
      </w:r>
      <w:r w:rsidR="00ED4965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</w:p>
    <w:p w14:paraId="7A4461D8" w14:textId="07C87AF5" w:rsidR="0013044C" w:rsidRPr="000606E6" w:rsidRDefault="0013044C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E26882">
        <w:rPr>
          <w:rFonts w:ascii="Times New Roman" w:hAnsi="Times New Roman" w:cs="Times New Roman"/>
          <w:bCs/>
          <w:sz w:val="24"/>
          <w:szCs w:val="24"/>
          <w:lang w:val="fr-FR"/>
          <w:rPrChange w:id="1549" w:author="Tucker Andrews" w:date="2020-10-08T14:14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  <w:t>Hudson, D., L-H.</w:t>
      </w:r>
      <w:r w:rsidR="00E2727B" w:rsidRPr="00E26882">
        <w:rPr>
          <w:rFonts w:ascii="Times New Roman" w:hAnsi="Times New Roman" w:cs="Times New Roman"/>
          <w:bCs/>
          <w:sz w:val="24"/>
          <w:szCs w:val="24"/>
          <w:lang w:val="fr-FR"/>
          <w:rPrChange w:id="1550" w:author="Tucker Andrews" w:date="2020-10-08T14:14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  <w:t xml:space="preserve"> </w:t>
      </w:r>
      <w:proofErr w:type="spellStart"/>
      <w:r w:rsidR="00E2727B" w:rsidRPr="003643DE">
        <w:rPr>
          <w:rFonts w:ascii="Times New Roman" w:hAnsi="Times New Roman" w:cs="Times New Roman"/>
          <w:bCs/>
          <w:sz w:val="24"/>
          <w:szCs w:val="24"/>
        </w:rPr>
        <w:t>Seah</w:t>
      </w:r>
      <w:proofErr w:type="spellEnd"/>
      <w:r w:rsidRPr="003643D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 xml:space="preserve">D.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Hite, 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 xml:space="preserve">and T.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Haab, T. 2004. Telephone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presurveys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>, self-selection, and non-response bias to mail and Internet surveys in economic research. Appl</w:t>
      </w:r>
      <w:r w:rsidR="00F042CB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994760">
        <w:rPr>
          <w:rFonts w:ascii="Times New Roman" w:hAnsi="Times New Roman" w:cs="Times New Roman"/>
          <w:bCs/>
          <w:sz w:val="24"/>
          <w:szCs w:val="24"/>
        </w:rPr>
        <w:t>Econ</w:t>
      </w:r>
      <w:r w:rsidR="00F042CB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994760">
        <w:rPr>
          <w:rFonts w:ascii="Times New Roman" w:hAnsi="Times New Roman" w:cs="Times New Roman"/>
          <w:bCs/>
          <w:sz w:val="24"/>
          <w:szCs w:val="24"/>
        </w:rPr>
        <w:t>Lett</w:t>
      </w:r>
      <w:r w:rsidR="00F042CB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11:237-240.</w:t>
      </w:r>
    </w:p>
    <w:p w14:paraId="6BE86744" w14:textId="29D60896" w:rsidR="005E6276" w:rsidRPr="00A0337B" w:rsidRDefault="005E6276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A3011">
        <w:rPr>
          <w:rFonts w:ascii="Times New Roman" w:hAnsi="Times New Roman" w:cs="Times New Roman"/>
          <w:bCs/>
          <w:sz w:val="24"/>
          <w:szCs w:val="24"/>
        </w:rPr>
        <w:t>Kühl</w:t>
      </w:r>
      <w:proofErr w:type="spellEnd"/>
      <w:r w:rsidRPr="004A3011">
        <w:rPr>
          <w:rFonts w:ascii="Times New Roman" w:hAnsi="Times New Roman" w:cs="Times New Roman"/>
          <w:bCs/>
          <w:sz w:val="24"/>
          <w:szCs w:val="24"/>
        </w:rPr>
        <w:t xml:space="preserve">, S., </w:t>
      </w:r>
      <w:r w:rsidR="00E2727B" w:rsidRPr="00E91661">
        <w:rPr>
          <w:rFonts w:ascii="Times New Roman" w:hAnsi="Times New Roman" w:cs="Times New Roman"/>
          <w:bCs/>
          <w:sz w:val="24"/>
          <w:szCs w:val="24"/>
        </w:rPr>
        <w:t xml:space="preserve">S. </w:t>
      </w:r>
      <w:proofErr w:type="spellStart"/>
      <w:r w:rsidRPr="00E91661">
        <w:rPr>
          <w:rFonts w:ascii="Times New Roman" w:hAnsi="Times New Roman" w:cs="Times New Roman"/>
          <w:bCs/>
          <w:sz w:val="24"/>
          <w:szCs w:val="24"/>
        </w:rPr>
        <w:t>Gauly</w:t>
      </w:r>
      <w:proofErr w:type="spellEnd"/>
      <w:r w:rsidRPr="00E91661">
        <w:rPr>
          <w:rFonts w:ascii="Times New Roman" w:hAnsi="Times New Roman" w:cs="Times New Roman"/>
          <w:bCs/>
          <w:sz w:val="24"/>
          <w:szCs w:val="24"/>
        </w:rPr>
        <w:t xml:space="preserve">, and </w:t>
      </w:r>
      <w:r w:rsidR="00E2727B" w:rsidRPr="00E91661">
        <w:rPr>
          <w:rFonts w:ascii="Times New Roman" w:hAnsi="Times New Roman" w:cs="Times New Roman"/>
          <w:bCs/>
          <w:sz w:val="24"/>
          <w:szCs w:val="24"/>
        </w:rPr>
        <w:t xml:space="preserve">A. </w:t>
      </w:r>
      <w:r w:rsidRPr="00E91661">
        <w:rPr>
          <w:rFonts w:ascii="Times New Roman" w:hAnsi="Times New Roman" w:cs="Times New Roman"/>
          <w:bCs/>
          <w:sz w:val="24"/>
          <w:szCs w:val="24"/>
        </w:rPr>
        <w:t xml:space="preserve">Spiller. 2019. </w:t>
      </w:r>
      <w:r w:rsidR="00460EE0" w:rsidRPr="00A0337B">
        <w:rPr>
          <w:rFonts w:ascii="Times New Roman" w:hAnsi="Times New Roman" w:cs="Times New Roman"/>
          <w:bCs/>
          <w:sz w:val="24"/>
          <w:szCs w:val="24"/>
        </w:rPr>
        <w:t>Analyzing</w:t>
      </w:r>
      <w:r w:rsidRPr="00A0337B">
        <w:rPr>
          <w:rFonts w:ascii="Times New Roman" w:hAnsi="Times New Roman" w:cs="Times New Roman"/>
          <w:bCs/>
          <w:sz w:val="24"/>
          <w:szCs w:val="24"/>
        </w:rPr>
        <w:t xml:space="preserve"> public acceptance of four common husbandry systems for dairy cattle using a picture-based approach. Livestock Sci. 220:196-204.</w:t>
      </w:r>
    </w:p>
    <w:p w14:paraId="4DB1DE46" w14:textId="12991AFB" w:rsidR="005D4EE8" w:rsidRPr="00CE559D" w:rsidRDefault="005D4EE8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  <w:rPrChange w:id="15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proofErr w:type="spellStart"/>
      <w:r w:rsidRPr="00A0337B">
        <w:rPr>
          <w:rFonts w:ascii="Times New Roman" w:hAnsi="Times New Roman" w:cs="Times New Roman"/>
          <w:bCs/>
          <w:sz w:val="24"/>
          <w:szCs w:val="24"/>
        </w:rPr>
        <w:t>Leso</w:t>
      </w:r>
      <w:proofErr w:type="spellEnd"/>
      <w:r w:rsidRPr="00A0337B">
        <w:rPr>
          <w:rFonts w:ascii="Times New Roman" w:hAnsi="Times New Roman" w:cs="Times New Roman"/>
          <w:bCs/>
          <w:sz w:val="24"/>
          <w:szCs w:val="24"/>
        </w:rPr>
        <w:t xml:space="preserve">, L., </w:t>
      </w:r>
      <w:r w:rsidR="00E2727B" w:rsidRPr="002E03A7">
        <w:rPr>
          <w:rFonts w:ascii="Times New Roman" w:hAnsi="Times New Roman" w:cs="Times New Roman"/>
          <w:bCs/>
          <w:sz w:val="24"/>
          <w:szCs w:val="24"/>
        </w:rPr>
        <w:t xml:space="preserve">M. </w:t>
      </w:r>
      <w:proofErr w:type="spellStart"/>
      <w:r w:rsidRPr="002E03A7">
        <w:rPr>
          <w:rFonts w:ascii="Times New Roman" w:hAnsi="Times New Roman" w:cs="Times New Roman"/>
          <w:bCs/>
          <w:sz w:val="24"/>
          <w:szCs w:val="24"/>
        </w:rPr>
        <w:t>Barbari</w:t>
      </w:r>
      <w:proofErr w:type="spellEnd"/>
      <w:r w:rsidRPr="002E03A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2727B" w:rsidRPr="002E03A7">
        <w:rPr>
          <w:rFonts w:ascii="Times New Roman" w:hAnsi="Times New Roman" w:cs="Times New Roman"/>
          <w:bCs/>
          <w:sz w:val="24"/>
          <w:szCs w:val="24"/>
        </w:rPr>
        <w:t>M. A.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 Lopes, </w:t>
      </w:r>
      <w:r w:rsidR="00E2727B" w:rsidRPr="002E03A7">
        <w:rPr>
          <w:rFonts w:ascii="Times New Roman" w:hAnsi="Times New Roman" w:cs="Times New Roman"/>
          <w:bCs/>
          <w:sz w:val="24"/>
          <w:szCs w:val="24"/>
        </w:rPr>
        <w:t>F. A.</w:t>
      </w:r>
      <w:r w:rsidRPr="00CE559D">
        <w:rPr>
          <w:rFonts w:ascii="Times New Roman" w:hAnsi="Times New Roman" w:cs="Times New Roman"/>
          <w:bCs/>
          <w:sz w:val="24"/>
          <w:szCs w:val="24"/>
          <w:rPrChange w:id="15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Damasceno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5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P.</w:t>
      </w:r>
      <w:r w:rsidRPr="00CE559D">
        <w:rPr>
          <w:rFonts w:ascii="Times New Roman" w:hAnsi="Times New Roman" w:cs="Times New Roman"/>
          <w:bCs/>
          <w:sz w:val="24"/>
          <w:szCs w:val="24"/>
          <w:rPrChange w:id="15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Galama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5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J. L.</w:t>
      </w:r>
      <w:r w:rsidRPr="00CE559D">
        <w:rPr>
          <w:rFonts w:ascii="Times New Roman" w:hAnsi="Times New Roman" w:cs="Times New Roman"/>
          <w:bCs/>
          <w:sz w:val="24"/>
          <w:szCs w:val="24"/>
          <w:rPrChange w:id="15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Taraba,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and A.</w:t>
      </w:r>
      <w:r w:rsidRPr="00CE559D">
        <w:rPr>
          <w:rFonts w:ascii="Times New Roman" w:hAnsi="Times New Roman" w:cs="Times New Roman"/>
          <w:bCs/>
          <w:sz w:val="24"/>
          <w:szCs w:val="24"/>
          <w:rPrChange w:id="15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Kuipers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5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5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2020. Invited review: Compost-bedded pack barns for dairy cows. J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5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Dairy Sci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5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103:1072-1099.</w:t>
      </w:r>
    </w:p>
    <w:p w14:paraId="0F1EFFAD" w14:textId="428C1A74" w:rsidR="002C6CE6" w:rsidRPr="00CE559D" w:rsidRDefault="00CE02C3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  <w:rPrChange w:id="15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15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O'Connor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5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5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7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., J. M.</w:t>
      </w:r>
      <w:r w:rsidRPr="00CE559D">
        <w:rPr>
          <w:rFonts w:ascii="Times New Roman" w:hAnsi="Times New Roman" w:cs="Times New Roman"/>
          <w:bCs/>
          <w:sz w:val="24"/>
          <w:szCs w:val="24"/>
          <w:rPrChange w:id="15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Sargeant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5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5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I. R.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Dohoo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5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H. N.</w:t>
      </w:r>
      <w:r w:rsidRPr="00CE559D">
        <w:rPr>
          <w:rFonts w:ascii="Times New Roman" w:hAnsi="Times New Roman" w:cs="Times New Roman"/>
          <w:bCs/>
          <w:sz w:val="24"/>
          <w:szCs w:val="24"/>
          <w:rPrChange w:id="15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Erb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5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5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Cevallos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5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M.</w:t>
      </w:r>
      <w:r w:rsidRPr="00CE559D">
        <w:rPr>
          <w:rFonts w:ascii="Times New Roman" w:hAnsi="Times New Roman" w:cs="Times New Roman"/>
          <w:bCs/>
          <w:sz w:val="24"/>
          <w:szCs w:val="24"/>
          <w:rPrChange w:id="15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Egger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A. K.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5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Ersbøll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5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5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S. W. </w:t>
      </w:r>
      <w:r w:rsidRPr="00CE559D">
        <w:rPr>
          <w:rFonts w:ascii="Times New Roman" w:hAnsi="Times New Roman" w:cs="Times New Roman"/>
          <w:bCs/>
          <w:sz w:val="24"/>
          <w:szCs w:val="24"/>
          <w:rPrChange w:id="15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Martin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5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L. R.</w:t>
      </w:r>
      <w:r w:rsidRPr="00CE559D">
        <w:rPr>
          <w:rFonts w:ascii="Times New Roman" w:hAnsi="Times New Roman" w:cs="Times New Roman"/>
          <w:bCs/>
          <w:sz w:val="24"/>
          <w:szCs w:val="24"/>
          <w:rPrChange w:id="15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Nielsen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D. L.</w:t>
      </w:r>
      <w:r w:rsidRPr="00CE559D">
        <w:rPr>
          <w:rFonts w:ascii="Times New Roman" w:hAnsi="Times New Roman" w:cs="Times New Roman"/>
          <w:bCs/>
          <w:sz w:val="24"/>
          <w:szCs w:val="24"/>
          <w:rPrChange w:id="16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Pearl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D. U. </w:t>
      </w:r>
      <w:r w:rsidRPr="00CE559D">
        <w:rPr>
          <w:rFonts w:ascii="Times New Roman" w:hAnsi="Times New Roman" w:cs="Times New Roman"/>
          <w:bCs/>
          <w:sz w:val="24"/>
          <w:szCs w:val="24"/>
          <w:rPrChange w:id="16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Pfeiffer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290C31" w:rsidRPr="00CE559D">
        <w:rPr>
          <w:rFonts w:ascii="Times New Roman" w:hAnsi="Times New Roman" w:cs="Times New Roman"/>
          <w:bCs/>
          <w:sz w:val="24"/>
          <w:szCs w:val="24"/>
          <w:rPrChange w:id="16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J. </w:t>
      </w:r>
      <w:r w:rsidRPr="00CE559D">
        <w:rPr>
          <w:rFonts w:ascii="Times New Roman" w:hAnsi="Times New Roman" w:cs="Times New Roman"/>
          <w:bCs/>
          <w:sz w:val="24"/>
          <w:szCs w:val="24"/>
          <w:rPrChange w:id="160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Sanchez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0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M. E.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0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Torrence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6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6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1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H.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1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Vigre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61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61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1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C. </w:t>
      </w:r>
      <w:r w:rsidRPr="00CE559D">
        <w:rPr>
          <w:rFonts w:ascii="Times New Roman" w:hAnsi="Times New Roman" w:cs="Times New Roman"/>
          <w:bCs/>
          <w:sz w:val="24"/>
          <w:szCs w:val="24"/>
          <w:rPrChange w:id="16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Waldner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and</w:t>
      </w:r>
      <w:r w:rsidRPr="00CE559D">
        <w:rPr>
          <w:rFonts w:ascii="Times New Roman" w:hAnsi="Times New Roman" w:cs="Times New Roman"/>
          <w:bCs/>
          <w:sz w:val="24"/>
          <w:szCs w:val="24"/>
          <w:rPrChange w:id="16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M. P. </w:t>
      </w:r>
      <w:r w:rsidRPr="00CE559D">
        <w:rPr>
          <w:rFonts w:ascii="Times New Roman" w:hAnsi="Times New Roman" w:cs="Times New Roman"/>
          <w:bCs/>
          <w:sz w:val="24"/>
          <w:szCs w:val="24"/>
          <w:rPrChange w:id="16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Ward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6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2C6CE6" w:rsidRPr="00CE559D">
        <w:rPr>
          <w:rFonts w:ascii="Times New Roman" w:hAnsi="Times New Roman" w:cs="Times New Roman"/>
          <w:bCs/>
          <w:sz w:val="24"/>
          <w:szCs w:val="24"/>
          <w:rPrChange w:id="16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2016. Explanation and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elaboration docu</w:t>
      </w:r>
      <w:r w:rsidR="002C6CE6" w:rsidRPr="00CE559D">
        <w:rPr>
          <w:rFonts w:ascii="Times New Roman" w:hAnsi="Times New Roman" w:cs="Times New Roman"/>
          <w:bCs/>
          <w:sz w:val="24"/>
          <w:szCs w:val="24"/>
          <w:rPrChange w:id="16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ment for the STROBE-Vet Statement: Strengthening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the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>reporting of observational studies in epidemiology - veterinary extension</w:t>
      </w:r>
      <w:r w:rsidR="002C6CE6" w:rsidRPr="00CE559D">
        <w:rPr>
          <w:rFonts w:ascii="Times New Roman" w:hAnsi="Times New Roman" w:cs="Times New Roman"/>
          <w:bCs/>
          <w:sz w:val="24"/>
          <w:szCs w:val="24"/>
          <w:rPrChange w:id="16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6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Zoonoses Public </w:t>
      </w:r>
      <w:proofErr w:type="spellStart"/>
      <w:r w:rsidR="00F042CB" w:rsidRPr="00CE559D">
        <w:rPr>
          <w:rFonts w:ascii="Times New Roman" w:hAnsi="Times New Roman" w:cs="Times New Roman"/>
          <w:bCs/>
          <w:sz w:val="24"/>
          <w:szCs w:val="24"/>
          <w:rPrChange w:id="16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Hlth</w:t>
      </w:r>
      <w:proofErr w:type="spellEnd"/>
      <w:r w:rsidR="00F042CB" w:rsidRPr="00CE559D">
        <w:rPr>
          <w:rFonts w:ascii="Times New Roman" w:hAnsi="Times New Roman" w:cs="Times New Roman"/>
          <w:bCs/>
          <w:sz w:val="24"/>
          <w:szCs w:val="24"/>
          <w:rPrChange w:id="16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6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63:662-698</w:t>
      </w:r>
      <w:r w:rsidR="002C6CE6" w:rsidRPr="00CE559D">
        <w:rPr>
          <w:rFonts w:ascii="Times New Roman" w:hAnsi="Times New Roman" w:cs="Times New Roman"/>
          <w:bCs/>
          <w:sz w:val="24"/>
          <w:szCs w:val="24"/>
          <w:rPrChange w:id="16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4A0DEEE9" w14:textId="5B93CBAE" w:rsidR="004C3F55" w:rsidRPr="003643DE" w:rsidRDefault="004C3F55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Ogejo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6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J.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Pr="00CE559D">
        <w:rPr>
          <w:rFonts w:ascii="Times New Roman" w:hAnsi="Times New Roman" w:cs="Times New Roman"/>
          <w:bCs/>
          <w:sz w:val="24"/>
          <w:szCs w:val="24"/>
          <w:rPrChange w:id="16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A. 2018. Compost Bedded Pack Dairy Barns Virginia Cooperative Extension, Publication 442-124 </w:t>
      </w:r>
      <w:r w:rsidR="00480AF6" w:rsidRPr="003643DE">
        <w:fldChar w:fldCharType="begin"/>
      </w:r>
      <w:r w:rsidR="00480AF6" w:rsidRPr="00CE559D">
        <w:rPr>
          <w:bCs/>
          <w:rPrChange w:id="1639" w:author="Tucker Andrews" w:date="2020-10-07T11:36:00Z">
            <w:rPr/>
          </w:rPrChange>
        </w:rPr>
        <w:instrText xml:space="preserve"> HYPERLINK "https://vtechworks.lib.vt.edu/bitstream/handle/10919/84284/BSE-228.pdf?sequence=1&amp;isAllowed=y" </w:instrText>
      </w:r>
      <w:r w:rsidR="00480AF6" w:rsidRPr="003643DE">
        <w:rPr>
          <w:rPrChange w:id="1640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t>https://vtechworks.lib.vt.edu/bitstream/handle/10919/84284/BSE-228.pdf?sequence=1&amp;isAllowed=y</w:t>
      </w:r>
      <w:r w:rsidR="00480AF6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(accessed 23 </w:t>
      </w:r>
      <w:r w:rsidR="00E2727B" w:rsidRPr="003643DE">
        <w:rPr>
          <w:rFonts w:ascii="Times New Roman" w:hAnsi="Times New Roman" w:cs="Times New Roman"/>
          <w:bCs/>
          <w:sz w:val="24"/>
          <w:szCs w:val="24"/>
        </w:rPr>
        <w:t xml:space="preserve">May </w:t>
      </w:r>
      <w:r w:rsidRPr="003643DE">
        <w:rPr>
          <w:rFonts w:ascii="Times New Roman" w:hAnsi="Times New Roman" w:cs="Times New Roman"/>
          <w:bCs/>
          <w:sz w:val="24"/>
          <w:szCs w:val="24"/>
        </w:rPr>
        <w:t>2020).</w:t>
      </w:r>
    </w:p>
    <w:p w14:paraId="5C1BF36A" w14:textId="5E224C9B" w:rsidR="00E57482" w:rsidRPr="00994760" w:rsidRDefault="00E57482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>Ogle, D.</w:t>
      </w:r>
      <w:r w:rsidR="00E2727B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H., P. Wheeler, and A.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Dinno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. 2020. FSA: Fisheries Stock Analysis. R package version 0.8.30, </w:t>
      </w:r>
      <w:r w:rsidR="00480AF6" w:rsidRPr="003643DE">
        <w:fldChar w:fldCharType="begin"/>
      </w:r>
      <w:r w:rsidR="00480AF6" w:rsidRPr="00CE559D">
        <w:rPr>
          <w:bCs/>
          <w:rPrChange w:id="1641" w:author="Tucker Andrews" w:date="2020-10-07T11:36:00Z">
            <w:rPr/>
          </w:rPrChange>
        </w:rPr>
        <w:instrText xml:space="preserve"> HYPERLINK "https://github.com/droglenc/FSA" </w:instrText>
      </w:r>
      <w:r w:rsidR="00480AF6" w:rsidRPr="003643DE">
        <w:rPr>
          <w:rPrChange w:id="1642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t>https://github.com/droglenc/FSA</w:t>
      </w:r>
      <w:r w:rsidR="00480AF6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(accessed 14 </w:t>
      </w:r>
      <w:r w:rsidR="00E2727B" w:rsidRPr="003643DE">
        <w:rPr>
          <w:rFonts w:ascii="Times New Roman" w:hAnsi="Times New Roman" w:cs="Times New Roman"/>
          <w:bCs/>
          <w:sz w:val="24"/>
          <w:szCs w:val="24"/>
        </w:rPr>
        <w:t xml:space="preserve">August </w:t>
      </w:r>
      <w:r w:rsidRPr="00994760">
        <w:rPr>
          <w:rFonts w:ascii="Times New Roman" w:hAnsi="Times New Roman" w:cs="Times New Roman"/>
          <w:bCs/>
          <w:sz w:val="24"/>
          <w:szCs w:val="24"/>
        </w:rPr>
        <w:t>2020).</w:t>
      </w:r>
    </w:p>
    <w:p w14:paraId="093ED9B5" w14:textId="57C9DD3D" w:rsidR="00533D4B" w:rsidRPr="00A0337B" w:rsidRDefault="00AC20D7" w:rsidP="00CB57EC">
      <w:pPr>
        <w:spacing w:after="0" w:line="480" w:lineRule="auto"/>
        <w:ind w:left="360" w:hanging="360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>O'Hara</w:t>
      </w:r>
      <w:r w:rsidR="00361E26" w:rsidRPr="00994760">
        <w:rPr>
          <w:rFonts w:ascii="Times New Roman" w:hAnsi="Times New Roman" w:cs="Times New Roman"/>
          <w:bCs/>
          <w:sz w:val="24"/>
          <w:szCs w:val="24"/>
        </w:rPr>
        <w:t>,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J</w:t>
      </w:r>
      <w:r w:rsidR="00361E26"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994760">
        <w:rPr>
          <w:rFonts w:ascii="Times New Roman" w:hAnsi="Times New Roman" w:cs="Times New Roman"/>
          <w:bCs/>
          <w:sz w:val="24"/>
          <w:szCs w:val="24"/>
        </w:rPr>
        <w:t>K</w:t>
      </w:r>
      <w:r w:rsidR="00361E26" w:rsidRPr="00994760">
        <w:rPr>
          <w:rFonts w:ascii="Times New Roman" w:hAnsi="Times New Roman" w:cs="Times New Roman"/>
          <w:bCs/>
          <w:sz w:val="24"/>
          <w:szCs w:val="24"/>
        </w:rPr>
        <w:t>.</w:t>
      </w:r>
      <w:r w:rsidRPr="000606E6">
        <w:rPr>
          <w:rFonts w:ascii="Times New Roman" w:hAnsi="Times New Roman" w:cs="Times New Roman"/>
          <w:bCs/>
          <w:sz w:val="24"/>
          <w:szCs w:val="24"/>
        </w:rPr>
        <w:t>,</w:t>
      </w:r>
      <w:r w:rsidR="00361E26" w:rsidRPr="000606E6">
        <w:rPr>
          <w:rFonts w:ascii="Times New Roman" w:hAnsi="Times New Roman" w:cs="Times New Roman"/>
          <w:bCs/>
          <w:sz w:val="24"/>
          <w:szCs w:val="24"/>
        </w:rPr>
        <w:t xml:space="preserve"> and R. L.</w:t>
      </w:r>
      <w:r w:rsidRPr="000606E6">
        <w:rPr>
          <w:rFonts w:ascii="Times New Roman" w:hAnsi="Times New Roman" w:cs="Times New Roman"/>
          <w:bCs/>
          <w:sz w:val="24"/>
          <w:szCs w:val="24"/>
        </w:rPr>
        <w:t xml:space="preserve"> Parsons</w:t>
      </w:r>
      <w:r w:rsidR="00361E26" w:rsidRPr="004A301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E91661">
        <w:rPr>
          <w:rFonts w:ascii="Times New Roman" w:hAnsi="Times New Roman" w:cs="Times New Roman"/>
          <w:bCs/>
          <w:sz w:val="24"/>
          <w:szCs w:val="24"/>
        </w:rPr>
        <w:t>2013</w:t>
      </w:r>
      <w:r w:rsidR="00361E26" w:rsidRPr="00A0337B">
        <w:rPr>
          <w:rFonts w:ascii="Times New Roman" w:hAnsi="Times New Roman" w:cs="Times New Roman"/>
          <w:bCs/>
          <w:sz w:val="24"/>
          <w:szCs w:val="24"/>
        </w:rPr>
        <w:t>.</w:t>
      </w:r>
      <w:r w:rsidRPr="00A0337B">
        <w:rPr>
          <w:rFonts w:ascii="Times New Roman" w:hAnsi="Times New Roman" w:cs="Times New Roman"/>
          <w:bCs/>
          <w:sz w:val="24"/>
          <w:szCs w:val="24"/>
        </w:rPr>
        <w:t xml:space="preserve"> The economic value of organic dairy farms in Vermont and Minnesota. J. Dairy Sci. 96:6117-6126.</w:t>
      </w:r>
    </w:p>
    <w:p w14:paraId="5C7FE2E1" w14:textId="10CE02C9" w:rsidR="00CE02C3" w:rsidRPr="00CE559D" w:rsidRDefault="00135C14" w:rsidP="00CB57EC">
      <w:pPr>
        <w:spacing w:after="0" w:line="480" w:lineRule="auto"/>
        <w:ind w:left="360" w:hanging="360"/>
        <w:contextualSpacing/>
        <w:rPr>
          <w:rFonts w:ascii="Times New Roman" w:hAnsi="Times New Roman" w:cs="Times New Roman"/>
          <w:bCs/>
          <w:sz w:val="24"/>
          <w:szCs w:val="24"/>
          <w:rPrChange w:id="16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proofErr w:type="spellStart"/>
      <w:r w:rsidRPr="00A0337B">
        <w:rPr>
          <w:rFonts w:ascii="Times New Roman" w:hAnsi="Times New Roman" w:cs="Times New Roman"/>
          <w:bCs/>
          <w:sz w:val="24"/>
          <w:szCs w:val="24"/>
        </w:rPr>
        <w:t>Pennings</w:t>
      </w:r>
      <w:proofErr w:type="spellEnd"/>
      <w:r w:rsidRPr="00A0337B">
        <w:rPr>
          <w:rFonts w:ascii="Times New Roman" w:hAnsi="Times New Roman" w:cs="Times New Roman"/>
          <w:bCs/>
          <w:sz w:val="24"/>
          <w:szCs w:val="24"/>
        </w:rPr>
        <w:t>, J.</w:t>
      </w:r>
      <w:r w:rsidR="00E2727B"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E03A7">
        <w:rPr>
          <w:rFonts w:ascii="Times New Roman" w:hAnsi="Times New Roman" w:cs="Times New Roman"/>
          <w:bCs/>
          <w:sz w:val="24"/>
          <w:szCs w:val="24"/>
        </w:rPr>
        <w:t>M.</w:t>
      </w:r>
      <w:r w:rsidR="00E2727B" w:rsidRPr="002E03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E., </w:t>
      </w:r>
      <w:r w:rsidR="00E2727B" w:rsidRPr="002E03A7">
        <w:rPr>
          <w:rFonts w:ascii="Times New Roman" w:hAnsi="Times New Roman" w:cs="Times New Roman"/>
          <w:bCs/>
          <w:sz w:val="24"/>
          <w:szCs w:val="24"/>
        </w:rPr>
        <w:t xml:space="preserve">S. H. 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Irwin,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and D. L.</w:t>
      </w:r>
      <w:r w:rsidRPr="00CE559D">
        <w:rPr>
          <w:rFonts w:ascii="Times New Roman" w:hAnsi="Times New Roman" w:cs="Times New Roman"/>
          <w:bCs/>
          <w:sz w:val="24"/>
          <w:szCs w:val="24"/>
          <w:rPrChange w:id="16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Good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6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2002. Surveying Farmers: A case study. Rev</w:t>
      </w:r>
      <w:r w:rsidR="00F042CB" w:rsidRPr="00CE559D">
        <w:rPr>
          <w:rFonts w:ascii="Times New Roman" w:hAnsi="Times New Roman" w:cs="Times New Roman"/>
          <w:bCs/>
          <w:sz w:val="24"/>
          <w:szCs w:val="24"/>
          <w:rPrChange w:id="16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6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Agr</w:t>
      </w:r>
      <w:proofErr w:type="spellEnd"/>
      <w:r w:rsidR="00F042CB" w:rsidRPr="00CE559D">
        <w:rPr>
          <w:rFonts w:ascii="Times New Roman" w:hAnsi="Times New Roman" w:cs="Times New Roman"/>
          <w:bCs/>
          <w:sz w:val="24"/>
          <w:szCs w:val="24"/>
          <w:rPrChange w:id="16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6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Econ</w:t>
      </w:r>
      <w:r w:rsidR="00F042CB" w:rsidRPr="00CE559D">
        <w:rPr>
          <w:rFonts w:ascii="Times New Roman" w:hAnsi="Times New Roman" w:cs="Times New Roman"/>
          <w:bCs/>
          <w:sz w:val="24"/>
          <w:szCs w:val="24"/>
          <w:rPrChange w:id="16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6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24:266-277.</w:t>
      </w:r>
    </w:p>
    <w:p w14:paraId="53F8DF08" w14:textId="3F057DDB" w:rsidR="003261D1" w:rsidRPr="00CE559D" w:rsidRDefault="003261D1" w:rsidP="00CB57EC">
      <w:pPr>
        <w:spacing w:after="0" w:line="480" w:lineRule="auto"/>
        <w:ind w:left="360" w:hanging="360"/>
        <w:contextualSpacing/>
        <w:rPr>
          <w:rFonts w:ascii="Times New Roman" w:hAnsi="Times New Roman" w:cs="Times New Roman"/>
          <w:bCs/>
          <w:sz w:val="24"/>
          <w:szCs w:val="24"/>
          <w:rPrChange w:id="16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16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Pereira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6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66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B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6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., A. F.</w:t>
      </w:r>
      <w:r w:rsidRPr="00CE559D">
        <w:rPr>
          <w:rFonts w:ascii="Times New Roman" w:hAnsi="Times New Roman" w:cs="Times New Roman"/>
          <w:bCs/>
          <w:sz w:val="24"/>
          <w:szCs w:val="24"/>
          <w:rPrChange w:id="166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Brito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6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L. L. </w:t>
      </w:r>
      <w:r w:rsidRPr="00CE559D">
        <w:rPr>
          <w:rFonts w:ascii="Times New Roman" w:hAnsi="Times New Roman" w:cs="Times New Roman"/>
          <w:bCs/>
          <w:sz w:val="24"/>
          <w:szCs w:val="24"/>
          <w:rPrChange w:id="166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Townson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6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and D. H. </w:t>
      </w:r>
      <w:r w:rsidRPr="00CE559D">
        <w:rPr>
          <w:rFonts w:ascii="Times New Roman" w:hAnsi="Times New Roman" w:cs="Times New Roman"/>
          <w:bCs/>
          <w:sz w:val="24"/>
          <w:szCs w:val="24"/>
          <w:rPrChange w:id="166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Townson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6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66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2013. Assessing the research and education needs of the organic dairy industry in the northeastern United States. J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6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67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Dairy Sci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7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67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96:7340-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7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734</w:t>
      </w:r>
      <w:r w:rsidRPr="00CE559D">
        <w:rPr>
          <w:rFonts w:ascii="Times New Roman" w:hAnsi="Times New Roman" w:cs="Times New Roman"/>
          <w:bCs/>
          <w:sz w:val="24"/>
          <w:szCs w:val="24"/>
          <w:rPrChange w:id="167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8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7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1EB58495" w14:textId="21AA48E2" w:rsidR="00135C14" w:rsidRDefault="00135C14" w:rsidP="00CB57EC">
      <w:pPr>
        <w:spacing w:after="0" w:line="480" w:lineRule="auto"/>
        <w:ind w:left="360" w:hanging="360"/>
        <w:contextualSpacing/>
        <w:rPr>
          <w:ins w:id="1676" w:author="Tucker Andrews" w:date="2020-10-08T14:21:00Z"/>
          <w:rFonts w:ascii="Times New Roman" w:hAnsi="Times New Roman" w:cs="Times New Roman"/>
          <w:bCs/>
          <w:sz w:val="24"/>
          <w:szCs w:val="24"/>
        </w:rPr>
      </w:pP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7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Richert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6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6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6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M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8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., K. M.</w:t>
      </w:r>
      <w:r w:rsidRPr="00CE559D">
        <w:rPr>
          <w:rFonts w:ascii="Times New Roman" w:hAnsi="Times New Roman" w:cs="Times New Roman"/>
          <w:bCs/>
          <w:sz w:val="24"/>
          <w:szCs w:val="24"/>
          <w:rPrChange w:id="168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8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Cicconi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68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M. J.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8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Gamroth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68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Y. H.</w:t>
      </w:r>
      <w:r w:rsidRPr="00CE559D">
        <w:rPr>
          <w:rFonts w:ascii="Times New Roman" w:hAnsi="Times New Roman" w:cs="Times New Roman"/>
          <w:bCs/>
          <w:sz w:val="24"/>
          <w:szCs w:val="24"/>
          <w:rPrChange w:id="168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8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Schukken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69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 K. E.</w:t>
      </w:r>
      <w:r w:rsidRPr="00CE559D">
        <w:rPr>
          <w:rFonts w:ascii="Times New Roman" w:hAnsi="Times New Roman" w:cs="Times New Roman"/>
          <w:bCs/>
          <w:sz w:val="24"/>
          <w:szCs w:val="24"/>
          <w:rPrChange w:id="169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9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Stiglbauer</w:t>
      </w:r>
      <w:proofErr w:type="spellEnd"/>
      <w:r w:rsidR="00E2727B" w:rsidRPr="00CE559D">
        <w:rPr>
          <w:rFonts w:ascii="Times New Roman" w:hAnsi="Times New Roman" w:cs="Times New Roman"/>
          <w:bCs/>
          <w:sz w:val="24"/>
          <w:szCs w:val="24"/>
          <w:rPrChange w:id="169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464069" w:rsidRPr="00CE559D">
        <w:rPr>
          <w:rFonts w:ascii="Times New Roman" w:hAnsi="Times New Roman" w:cs="Times New Roman"/>
          <w:bCs/>
          <w:sz w:val="24"/>
          <w:szCs w:val="24"/>
          <w:rPrChange w:id="169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and </w:t>
      </w:r>
      <w:r w:rsidR="00E2727B" w:rsidRPr="00CE559D">
        <w:rPr>
          <w:rFonts w:ascii="Times New Roman" w:hAnsi="Times New Roman" w:cs="Times New Roman"/>
          <w:bCs/>
          <w:sz w:val="24"/>
          <w:szCs w:val="24"/>
          <w:rPrChange w:id="169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P. L.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69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Ruegg</w:t>
      </w:r>
      <w:proofErr w:type="spellEnd"/>
      <w:r w:rsidR="00464069" w:rsidRPr="00CE559D">
        <w:rPr>
          <w:rFonts w:ascii="Times New Roman" w:hAnsi="Times New Roman" w:cs="Times New Roman"/>
          <w:bCs/>
          <w:sz w:val="24"/>
          <w:szCs w:val="24"/>
          <w:rPrChange w:id="169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69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2013</w:t>
      </w:r>
      <w:r w:rsidR="00464069" w:rsidRPr="00CE559D">
        <w:rPr>
          <w:rFonts w:ascii="Times New Roman" w:hAnsi="Times New Roman" w:cs="Times New Roman"/>
          <w:bCs/>
          <w:sz w:val="24"/>
          <w:szCs w:val="24"/>
          <w:rPrChange w:id="169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70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Risk factors for clinical mastitis, ketosis, and pneumonia in dairy cattle on organic and small conventional farms in the United States. J</w:t>
      </w:r>
      <w:r w:rsidR="00464069" w:rsidRPr="00CE559D">
        <w:rPr>
          <w:rFonts w:ascii="Times New Roman" w:hAnsi="Times New Roman" w:cs="Times New Roman"/>
          <w:bCs/>
          <w:sz w:val="24"/>
          <w:szCs w:val="24"/>
          <w:rPrChange w:id="170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70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Dairy Sci</w:t>
      </w:r>
      <w:r w:rsidR="00464069" w:rsidRPr="00CE559D">
        <w:rPr>
          <w:rFonts w:ascii="Times New Roman" w:hAnsi="Times New Roman" w:cs="Times New Roman"/>
          <w:bCs/>
          <w:sz w:val="24"/>
          <w:szCs w:val="24"/>
          <w:rPrChange w:id="170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70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96:4269-</w:t>
      </w:r>
      <w:r w:rsidR="00464069" w:rsidRPr="00CE559D">
        <w:rPr>
          <w:rFonts w:ascii="Times New Roman" w:hAnsi="Times New Roman" w:cs="Times New Roman"/>
          <w:bCs/>
          <w:sz w:val="24"/>
          <w:szCs w:val="24"/>
          <w:rPrChange w:id="17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42</w:t>
      </w:r>
      <w:r w:rsidRPr="00CE559D">
        <w:rPr>
          <w:rFonts w:ascii="Times New Roman" w:hAnsi="Times New Roman" w:cs="Times New Roman"/>
          <w:bCs/>
          <w:sz w:val="24"/>
          <w:szCs w:val="24"/>
          <w:rPrChange w:id="170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85.</w:t>
      </w:r>
    </w:p>
    <w:p w14:paraId="1CBAD082" w14:textId="1EE1DE1F" w:rsidR="00E26882" w:rsidRPr="00E472A7" w:rsidRDefault="00E26882" w:rsidP="00CB57EC">
      <w:pPr>
        <w:spacing w:after="0" w:line="480" w:lineRule="auto"/>
        <w:ind w:left="360" w:hanging="360"/>
        <w:contextualSpacing/>
        <w:rPr>
          <w:rFonts w:ascii="Times New Roman" w:hAnsi="Times New Roman" w:cs="Times New Roman"/>
          <w:bCs/>
          <w:sz w:val="24"/>
          <w:szCs w:val="24"/>
          <w:lang w:val="fr-FR"/>
          <w:rPrChange w:id="1707" w:author="Tucker Andrews" w:date="2020-10-08T14:2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proofErr w:type="spellStart"/>
      <w:ins w:id="1708" w:author="Tucker Andrews" w:date="2020-10-08T14:21:00Z">
        <w:r>
          <w:rPr>
            <w:rFonts w:ascii="Times New Roman" w:hAnsi="Times New Roman" w:cs="Times New Roman"/>
            <w:bCs/>
            <w:sz w:val="24"/>
            <w:szCs w:val="24"/>
          </w:rPr>
          <w:t>Signorell</w:t>
        </w:r>
        <w:proofErr w:type="spellEnd"/>
        <w:r>
          <w:rPr>
            <w:rFonts w:ascii="Times New Roman" w:hAnsi="Times New Roman" w:cs="Times New Roman"/>
            <w:bCs/>
            <w:sz w:val="24"/>
            <w:szCs w:val="24"/>
          </w:rPr>
          <w:t>, Andri</w:t>
        </w:r>
      </w:ins>
      <w:ins w:id="1709" w:author="Tucker Andrews" w:date="2020-10-08T14:22:00Z">
        <w:r>
          <w:rPr>
            <w:rFonts w:ascii="Times New Roman" w:hAnsi="Times New Roman" w:cs="Times New Roman"/>
            <w:bCs/>
            <w:sz w:val="24"/>
            <w:szCs w:val="24"/>
          </w:rPr>
          <w:t>, et al.</w:t>
        </w:r>
      </w:ins>
      <w:ins w:id="1710" w:author="Tucker Andrews" w:date="2020-10-08T14:23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bCs/>
            <w:sz w:val="24"/>
            <w:szCs w:val="24"/>
          </w:rPr>
          <w:t>DescTools</w:t>
        </w:r>
        <w:proofErr w:type="spellEnd"/>
        <w:r>
          <w:rPr>
            <w:rFonts w:ascii="Times New Roman" w:hAnsi="Times New Roman" w:cs="Times New Roman"/>
            <w:bCs/>
            <w:sz w:val="24"/>
            <w:szCs w:val="24"/>
          </w:rPr>
          <w:t xml:space="preserve">: Tools for Descriptive Statistics. </w:t>
        </w:r>
        <w:r w:rsidRPr="00E472A7">
          <w:rPr>
            <w:rFonts w:ascii="Times New Roman" w:hAnsi="Times New Roman" w:cs="Times New Roman"/>
            <w:bCs/>
            <w:sz w:val="24"/>
            <w:szCs w:val="24"/>
            <w:lang w:val="fr-FR"/>
            <w:rPrChange w:id="1711" w:author="Tucker Andrews" w:date="2020-10-08T14:24:00Z">
              <w:rPr>
                <w:rFonts w:ascii="Times New Roman" w:hAnsi="Times New Roman" w:cs="Times New Roman"/>
                <w:bCs/>
                <w:sz w:val="24"/>
                <w:szCs w:val="24"/>
              </w:rPr>
            </w:rPrChange>
          </w:rPr>
          <w:t xml:space="preserve">R package version 0.99.38, </w:t>
        </w:r>
      </w:ins>
      <w:ins w:id="1712" w:author="Tucker Andrews" w:date="2020-10-08T14:24:00Z">
        <w:r w:rsidRPr="00E472A7">
          <w:rPr>
            <w:rFonts w:ascii="Times New Roman" w:hAnsi="Times New Roman" w:cs="Times New Roman"/>
            <w:bCs/>
            <w:sz w:val="24"/>
            <w:szCs w:val="24"/>
            <w:lang w:val="fr-FR"/>
            <w:rPrChange w:id="1713" w:author="Tucker Andrews" w:date="2020-10-08T14:24:00Z">
              <w:rPr>
                <w:rFonts w:ascii="Times New Roman" w:hAnsi="Times New Roman" w:cs="Times New Roman"/>
                <w:bCs/>
                <w:sz w:val="24"/>
                <w:szCs w:val="24"/>
              </w:rPr>
            </w:rPrChange>
          </w:rPr>
          <w:t>https://cran.r-project</w:t>
        </w:r>
        <w:r w:rsidR="00E472A7" w:rsidRPr="00E472A7">
          <w:rPr>
            <w:rFonts w:ascii="Times New Roman" w:hAnsi="Times New Roman" w:cs="Times New Roman"/>
            <w:bCs/>
            <w:sz w:val="24"/>
            <w:szCs w:val="24"/>
            <w:lang w:val="fr-FR"/>
            <w:rPrChange w:id="1714" w:author="Tucker Andrews" w:date="2020-10-08T14:24:00Z">
              <w:rPr>
                <w:rFonts w:ascii="Times New Roman" w:hAnsi="Times New Roman" w:cs="Times New Roman"/>
                <w:bCs/>
                <w:sz w:val="24"/>
                <w:szCs w:val="24"/>
              </w:rPr>
            </w:rPrChange>
          </w:rPr>
          <w:t>.org/package=De</w:t>
        </w:r>
        <w:r w:rsidR="00E472A7">
          <w:rPr>
            <w:rFonts w:ascii="Times New Roman" w:hAnsi="Times New Roman" w:cs="Times New Roman"/>
            <w:bCs/>
            <w:sz w:val="24"/>
            <w:szCs w:val="24"/>
            <w:lang w:val="fr-FR"/>
          </w:rPr>
          <w:t>scTools.</w:t>
        </w:r>
      </w:ins>
      <w:ins w:id="1715" w:author="Tucker Andrews" w:date="2020-10-08T14:21:00Z">
        <w:r w:rsidRPr="00E472A7">
          <w:rPr>
            <w:rFonts w:ascii="Times New Roman" w:hAnsi="Times New Roman" w:cs="Times New Roman"/>
            <w:bCs/>
            <w:sz w:val="24"/>
            <w:szCs w:val="24"/>
            <w:lang w:val="fr-FR"/>
            <w:rPrChange w:id="1716" w:author="Tucker Andrews" w:date="2020-10-08T14:24:00Z">
              <w:rPr>
                <w:rFonts w:ascii="Times New Roman" w:hAnsi="Times New Roman" w:cs="Times New Roman"/>
                <w:bCs/>
                <w:sz w:val="24"/>
                <w:szCs w:val="24"/>
              </w:rPr>
            </w:rPrChange>
          </w:rPr>
          <w:t xml:space="preserve"> </w:t>
        </w:r>
      </w:ins>
    </w:p>
    <w:p w14:paraId="5E554AE0" w14:textId="14C4B7E5" w:rsidR="00135C14" w:rsidRPr="00CE559D" w:rsidRDefault="00135C14" w:rsidP="00CB57EC">
      <w:pPr>
        <w:spacing w:after="0" w:line="480" w:lineRule="auto"/>
        <w:ind w:left="360" w:hanging="360"/>
        <w:contextualSpacing/>
        <w:rPr>
          <w:rFonts w:ascii="Times New Roman" w:hAnsi="Times New Roman" w:cs="Times New Roman"/>
          <w:bCs/>
          <w:sz w:val="24"/>
          <w:szCs w:val="24"/>
          <w:rPrChange w:id="171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0606E6">
        <w:rPr>
          <w:rFonts w:ascii="Times New Roman" w:hAnsi="Times New Roman" w:cs="Times New Roman"/>
          <w:bCs/>
          <w:sz w:val="24"/>
          <w:szCs w:val="24"/>
        </w:rPr>
        <w:t>Sorge</w:t>
      </w:r>
      <w:r w:rsidR="00464069" w:rsidRPr="000606E6">
        <w:rPr>
          <w:rFonts w:ascii="Times New Roman" w:hAnsi="Times New Roman" w:cs="Times New Roman"/>
          <w:bCs/>
          <w:sz w:val="24"/>
          <w:szCs w:val="24"/>
        </w:rPr>
        <w:t>,</w:t>
      </w:r>
      <w:r w:rsidRPr="000606E6">
        <w:rPr>
          <w:rFonts w:ascii="Times New Roman" w:hAnsi="Times New Roman" w:cs="Times New Roman"/>
          <w:bCs/>
          <w:sz w:val="24"/>
          <w:szCs w:val="24"/>
        </w:rPr>
        <w:t xml:space="preserve"> U</w:t>
      </w:r>
      <w:r w:rsidR="002E75FE" w:rsidRPr="004A301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E91661">
        <w:rPr>
          <w:rFonts w:ascii="Times New Roman" w:hAnsi="Times New Roman" w:cs="Times New Roman"/>
          <w:bCs/>
          <w:sz w:val="24"/>
          <w:szCs w:val="24"/>
        </w:rPr>
        <w:t>S</w:t>
      </w:r>
      <w:r w:rsidR="002E75FE" w:rsidRPr="00A0337B">
        <w:rPr>
          <w:rFonts w:ascii="Times New Roman" w:hAnsi="Times New Roman" w:cs="Times New Roman"/>
          <w:bCs/>
          <w:sz w:val="24"/>
          <w:szCs w:val="24"/>
        </w:rPr>
        <w:t>., R.</w:t>
      </w:r>
      <w:r w:rsidRPr="00A0337B">
        <w:rPr>
          <w:rFonts w:ascii="Times New Roman" w:hAnsi="Times New Roman" w:cs="Times New Roman"/>
          <w:bCs/>
          <w:sz w:val="24"/>
          <w:szCs w:val="24"/>
        </w:rPr>
        <w:t xml:space="preserve"> Moon</w:t>
      </w:r>
      <w:r w:rsidR="002E75FE" w:rsidRPr="00A0337B">
        <w:rPr>
          <w:rFonts w:ascii="Times New Roman" w:hAnsi="Times New Roman" w:cs="Times New Roman"/>
          <w:bCs/>
          <w:sz w:val="24"/>
          <w:szCs w:val="24"/>
        </w:rPr>
        <w:t>,</w:t>
      </w:r>
      <w:r w:rsidRPr="00A033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E75FE" w:rsidRPr="00A0337B">
        <w:rPr>
          <w:rFonts w:ascii="Times New Roman" w:hAnsi="Times New Roman" w:cs="Times New Roman"/>
          <w:bCs/>
          <w:sz w:val="24"/>
          <w:szCs w:val="24"/>
        </w:rPr>
        <w:t xml:space="preserve">L. J. </w:t>
      </w:r>
      <w:r w:rsidRPr="00A0337B">
        <w:rPr>
          <w:rFonts w:ascii="Times New Roman" w:hAnsi="Times New Roman" w:cs="Times New Roman"/>
          <w:bCs/>
          <w:sz w:val="24"/>
          <w:szCs w:val="24"/>
        </w:rPr>
        <w:t>Wolff</w:t>
      </w:r>
      <w:r w:rsidR="002E75FE" w:rsidRPr="00A0337B">
        <w:rPr>
          <w:rFonts w:ascii="Times New Roman" w:hAnsi="Times New Roman" w:cs="Times New Roman"/>
          <w:bCs/>
          <w:sz w:val="24"/>
          <w:szCs w:val="24"/>
        </w:rPr>
        <w:t>,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E75FE" w:rsidRPr="002E03A7">
        <w:rPr>
          <w:rFonts w:ascii="Times New Roman" w:hAnsi="Times New Roman" w:cs="Times New Roman"/>
          <w:bCs/>
          <w:sz w:val="24"/>
          <w:szCs w:val="24"/>
        </w:rPr>
        <w:t xml:space="preserve">L. </w:t>
      </w:r>
      <w:proofErr w:type="spellStart"/>
      <w:r w:rsidRPr="002E03A7">
        <w:rPr>
          <w:rFonts w:ascii="Times New Roman" w:hAnsi="Times New Roman" w:cs="Times New Roman"/>
          <w:bCs/>
          <w:sz w:val="24"/>
          <w:szCs w:val="24"/>
        </w:rPr>
        <w:t>Michels</w:t>
      </w:r>
      <w:proofErr w:type="spellEnd"/>
      <w:r w:rsidR="002E75FE" w:rsidRPr="002E03A7">
        <w:rPr>
          <w:rFonts w:ascii="Times New Roman" w:hAnsi="Times New Roman" w:cs="Times New Roman"/>
          <w:bCs/>
          <w:sz w:val="24"/>
          <w:szCs w:val="24"/>
        </w:rPr>
        <w:t>,</w:t>
      </w:r>
      <w:r w:rsidRPr="002E03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E75FE" w:rsidRPr="002E03A7">
        <w:rPr>
          <w:rFonts w:ascii="Times New Roman" w:hAnsi="Times New Roman" w:cs="Times New Roman"/>
          <w:bCs/>
          <w:sz w:val="24"/>
          <w:szCs w:val="24"/>
        </w:rPr>
        <w:t>S</w:t>
      </w:r>
      <w:r w:rsidR="002E75FE" w:rsidRPr="00CE559D">
        <w:rPr>
          <w:rFonts w:ascii="Times New Roman" w:hAnsi="Times New Roman" w:cs="Times New Roman"/>
          <w:bCs/>
          <w:sz w:val="24"/>
          <w:szCs w:val="24"/>
          <w:rPrChange w:id="171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1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Schroth</w:t>
      </w:r>
      <w:proofErr w:type="spellEnd"/>
      <w:r w:rsidR="002E75FE" w:rsidRPr="00CE559D">
        <w:rPr>
          <w:rFonts w:ascii="Times New Roman" w:hAnsi="Times New Roman" w:cs="Times New Roman"/>
          <w:bCs/>
          <w:sz w:val="24"/>
          <w:szCs w:val="24"/>
          <w:rPrChange w:id="172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72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2E75FE" w:rsidRPr="00CE559D">
        <w:rPr>
          <w:rFonts w:ascii="Times New Roman" w:hAnsi="Times New Roman" w:cs="Times New Roman"/>
          <w:bCs/>
          <w:sz w:val="24"/>
          <w:szCs w:val="24"/>
          <w:rPrChange w:id="172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D. F. </w:t>
      </w:r>
      <w:r w:rsidRPr="00CE559D">
        <w:rPr>
          <w:rFonts w:ascii="Times New Roman" w:hAnsi="Times New Roman" w:cs="Times New Roman"/>
          <w:bCs/>
          <w:sz w:val="24"/>
          <w:szCs w:val="24"/>
          <w:rPrChange w:id="172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Kelton</w:t>
      </w:r>
      <w:r w:rsidR="002E75FE" w:rsidRPr="00CE559D">
        <w:rPr>
          <w:rFonts w:ascii="Times New Roman" w:hAnsi="Times New Roman" w:cs="Times New Roman"/>
          <w:bCs/>
          <w:sz w:val="24"/>
          <w:szCs w:val="24"/>
          <w:rPrChange w:id="172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and B.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2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Heins</w:t>
      </w:r>
      <w:proofErr w:type="spellEnd"/>
      <w:r w:rsidR="002E75FE" w:rsidRPr="00CE559D">
        <w:rPr>
          <w:rFonts w:ascii="Times New Roman" w:hAnsi="Times New Roman" w:cs="Times New Roman"/>
          <w:bCs/>
          <w:sz w:val="24"/>
          <w:szCs w:val="24"/>
          <w:rPrChange w:id="172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72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2016. Management practices on organic and conventional dairy herds in Minnesota. J</w:t>
      </w:r>
      <w:r w:rsidR="002E75FE" w:rsidRPr="00CE559D">
        <w:rPr>
          <w:rFonts w:ascii="Times New Roman" w:hAnsi="Times New Roman" w:cs="Times New Roman"/>
          <w:bCs/>
          <w:sz w:val="24"/>
          <w:szCs w:val="24"/>
          <w:rPrChange w:id="17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72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Dairy Sci</w:t>
      </w:r>
      <w:r w:rsidR="002E75FE" w:rsidRPr="00CE559D">
        <w:rPr>
          <w:rFonts w:ascii="Times New Roman" w:hAnsi="Times New Roman" w:cs="Times New Roman"/>
          <w:bCs/>
          <w:sz w:val="24"/>
          <w:szCs w:val="24"/>
          <w:rPrChange w:id="173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73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99:3183-3192</w:t>
      </w:r>
      <w:r w:rsidR="002E75FE" w:rsidRPr="00CE559D">
        <w:rPr>
          <w:rFonts w:ascii="Times New Roman" w:hAnsi="Times New Roman" w:cs="Times New Roman"/>
          <w:bCs/>
          <w:sz w:val="24"/>
          <w:szCs w:val="24"/>
          <w:rPrChange w:id="173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61F3F3BC" w14:textId="7B7E7C47" w:rsidR="00AC20D7" w:rsidRPr="00CE559D" w:rsidRDefault="00AC20D7" w:rsidP="00CB57EC">
      <w:pPr>
        <w:spacing w:after="0" w:line="480" w:lineRule="auto"/>
        <w:ind w:left="360" w:hanging="360"/>
        <w:contextualSpacing/>
        <w:rPr>
          <w:rFonts w:ascii="Times New Roman" w:hAnsi="Times New Roman" w:cs="Times New Roman"/>
          <w:bCs/>
          <w:sz w:val="24"/>
          <w:szCs w:val="24"/>
          <w:rPrChange w:id="173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3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Stiglbauer</w:t>
      </w:r>
      <w:proofErr w:type="spellEnd"/>
      <w:r w:rsidR="00361E26" w:rsidRPr="00CE559D">
        <w:rPr>
          <w:rFonts w:ascii="Times New Roman" w:hAnsi="Times New Roman" w:cs="Times New Roman"/>
          <w:bCs/>
          <w:sz w:val="24"/>
          <w:szCs w:val="24"/>
          <w:rPrChange w:id="173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Pr="00CE559D">
        <w:rPr>
          <w:rFonts w:ascii="Times New Roman" w:hAnsi="Times New Roman" w:cs="Times New Roman"/>
          <w:bCs/>
          <w:sz w:val="24"/>
          <w:szCs w:val="24"/>
          <w:rPrChange w:id="173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K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CE559D">
        <w:rPr>
          <w:rFonts w:ascii="Times New Roman" w:hAnsi="Times New Roman" w:cs="Times New Roman"/>
          <w:bCs/>
          <w:sz w:val="24"/>
          <w:szCs w:val="24"/>
          <w:rPrChange w:id="173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E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r w:rsidRPr="00CE559D">
        <w:rPr>
          <w:rFonts w:ascii="Times New Roman" w:hAnsi="Times New Roman" w:cs="Times New Roman"/>
          <w:bCs/>
          <w:sz w:val="24"/>
          <w:szCs w:val="24"/>
          <w:rPrChange w:id="17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4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K. M.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4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Cicconi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74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-Hogan, 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4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R.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4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Richert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7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4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Y. H.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4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Schukken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74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, 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5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P. L.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5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Ruegg</w:t>
      </w:r>
      <w:proofErr w:type="spellEnd"/>
      <w:r w:rsidRPr="00CE559D">
        <w:rPr>
          <w:rFonts w:ascii="Times New Roman" w:hAnsi="Times New Roman" w:cs="Times New Roman"/>
          <w:bCs/>
          <w:sz w:val="24"/>
          <w:szCs w:val="24"/>
          <w:rPrChange w:id="1752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,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53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and</w:t>
      </w:r>
      <w:r w:rsidRPr="00CE559D">
        <w:rPr>
          <w:rFonts w:ascii="Times New Roman" w:hAnsi="Times New Roman" w:cs="Times New Roman"/>
          <w:bCs/>
          <w:sz w:val="24"/>
          <w:szCs w:val="24"/>
          <w:rPrChange w:id="17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="00361E26" w:rsidRPr="00CE559D">
        <w:rPr>
          <w:rFonts w:ascii="Times New Roman" w:hAnsi="Times New Roman" w:cs="Times New Roman"/>
          <w:bCs/>
          <w:sz w:val="24"/>
          <w:szCs w:val="24"/>
          <w:rPrChange w:id="175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M. </w:t>
      </w:r>
      <w:proofErr w:type="spellStart"/>
      <w:r w:rsidRPr="00CE559D">
        <w:rPr>
          <w:rFonts w:ascii="Times New Roman" w:hAnsi="Times New Roman" w:cs="Times New Roman"/>
          <w:bCs/>
          <w:sz w:val="24"/>
          <w:szCs w:val="24"/>
          <w:rPrChange w:id="17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Gamroth</w:t>
      </w:r>
      <w:proofErr w:type="spellEnd"/>
      <w:r w:rsidR="00361E26" w:rsidRPr="00CE559D">
        <w:rPr>
          <w:rFonts w:ascii="Times New Roman" w:hAnsi="Times New Roman" w:cs="Times New Roman"/>
          <w:bCs/>
          <w:sz w:val="24"/>
          <w:szCs w:val="24"/>
          <w:rPrChange w:id="17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>. 2013.</w:t>
      </w:r>
      <w:r w:rsidRPr="00CE559D">
        <w:rPr>
          <w:rFonts w:ascii="Times New Roman" w:hAnsi="Times New Roman" w:cs="Times New Roman"/>
          <w:bCs/>
          <w:sz w:val="24"/>
          <w:szCs w:val="24"/>
          <w:rPrChange w:id="17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Assessment of herd management on organic and conventional dairy farms in the United States. J. Dairy Sci. 96:1290-1300. </w:t>
      </w:r>
    </w:p>
    <w:p w14:paraId="3E72A5A8" w14:textId="05A2DDF0" w:rsidR="00D577C1" w:rsidRPr="003643DE" w:rsidRDefault="00D577C1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175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 xml:space="preserve">USDA. 2010. Dairy 2002, Facility Characteristics and Cow Comfort on U.S. Dairy Operations, 2007. USDA-APHIS-VS-NAHMS. Fort Collins, CO #524.1210 </w:t>
      </w:r>
      <w:r w:rsidR="00480AF6" w:rsidRPr="003643DE">
        <w:rPr>
          <w:bCs/>
        </w:rPr>
        <w:fldChar w:fldCharType="begin"/>
      </w:r>
      <w:r w:rsidR="00480AF6" w:rsidRPr="00CE559D">
        <w:rPr>
          <w:bCs/>
          <w:rPrChange w:id="1760" w:author="Tucker Andrews" w:date="2020-10-07T11:36:00Z">
            <w:rPr/>
          </w:rPrChange>
        </w:rPr>
        <w:instrText xml:space="preserve"> HYPERLINK "https://www.aphis.usda.gov/animal_health/nahms/dairy/downloads/dairy07/Dairy07_ir_Facilities_1.pdf" </w:instrText>
      </w:r>
      <w:r w:rsidR="00480AF6" w:rsidRPr="003643DE">
        <w:rPr>
          <w:bCs/>
          <w:rPrChange w:id="1761" w:author="Tucker Andrews" w:date="2020-10-07T11:36:00Z">
            <w:rPr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Pr="003643DE">
        <w:rPr>
          <w:rFonts w:ascii="Times New Roman" w:hAnsi="Times New Roman" w:cs="Times New Roman"/>
          <w:bCs/>
          <w:sz w:val="24"/>
          <w:szCs w:val="24"/>
        </w:rPr>
        <w:t>https://www.aphis.usda.gov/animal_health/nahms/dairy/downloads/d</w:t>
      </w:r>
      <w:r w:rsidRPr="00994760">
        <w:rPr>
          <w:rFonts w:ascii="Times New Roman" w:hAnsi="Times New Roman" w:cs="Times New Roman"/>
          <w:bCs/>
          <w:sz w:val="24"/>
          <w:szCs w:val="24"/>
        </w:rPr>
        <w:t>airy07/Dairy07_ir_Facilities_1.pdf</w:t>
      </w:r>
      <w:r w:rsidR="00480AF6" w:rsidRPr="003643DE">
        <w:rPr>
          <w:rFonts w:ascii="Times New Roman" w:hAnsi="Times New Roman" w:cs="Times New Roman"/>
          <w:bCs/>
          <w:sz w:val="24"/>
          <w:szCs w:val="24"/>
        </w:rPr>
        <w:fldChar w:fldCharType="end"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(accessed 25 August 2020)</w:t>
      </w:r>
    </w:p>
    <w:p w14:paraId="5C4AB3D3" w14:textId="5FE970C1" w:rsidR="009F6860" w:rsidRPr="00994760" w:rsidRDefault="00A518FB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 xml:space="preserve">USDA. 2016. Dairy 2014, Dairy Cattle Management </w:t>
      </w:r>
      <w:r w:rsidR="007E62FA" w:rsidRPr="00994760">
        <w:rPr>
          <w:rFonts w:ascii="Times New Roman" w:hAnsi="Times New Roman" w:cs="Times New Roman"/>
          <w:bCs/>
          <w:sz w:val="24"/>
          <w:szCs w:val="24"/>
        </w:rPr>
        <w:t xml:space="preserve">Practices in the United States, </w:t>
      </w:r>
      <w:r w:rsidR="00AC1E24" w:rsidRPr="00994760">
        <w:rPr>
          <w:rFonts w:ascii="Times New Roman" w:hAnsi="Times New Roman" w:cs="Times New Roman"/>
          <w:bCs/>
          <w:sz w:val="24"/>
          <w:szCs w:val="24"/>
        </w:rPr>
        <w:t xml:space="preserve">2014. </w:t>
      </w:r>
      <w:r w:rsidRPr="00994760">
        <w:rPr>
          <w:rFonts w:ascii="Times New Roman" w:hAnsi="Times New Roman" w:cs="Times New Roman"/>
          <w:bCs/>
          <w:sz w:val="24"/>
          <w:szCs w:val="24"/>
        </w:rPr>
        <w:t>USDA–APHIS–VS–CEAH–NAHMS. Fort Collins, CO#692.0216 https://www.aphis.usda.gov/animal_health/nahms/dairy/downloads/dairy14/Dairy14_dr_PartI_1.pdf (accessed 21 July 2020)</w:t>
      </w:r>
    </w:p>
    <w:p w14:paraId="67D3E0EB" w14:textId="4445205C" w:rsidR="00D577C1" w:rsidRPr="003643DE" w:rsidRDefault="00D577C1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 xml:space="preserve">USDA-NASS 2017. Certified Organic Survey 2016 Summary. </w:t>
      </w:r>
      <w:r w:rsidR="00480AF6" w:rsidRPr="003643DE">
        <w:fldChar w:fldCharType="begin"/>
      </w:r>
      <w:r w:rsidR="00480AF6" w:rsidRPr="00CE559D">
        <w:rPr>
          <w:bCs/>
          <w:rPrChange w:id="1762" w:author="Tucker Andrews" w:date="2020-10-07T11:36:00Z">
            <w:rPr/>
          </w:rPrChange>
        </w:rPr>
        <w:instrText xml:space="preserve"> HYPERLINK "https://www.nass.usda.gov/Surveys/Guide_to_NASS_Surveys/Organic_Production/index.pp" </w:instrText>
      </w:r>
      <w:r w:rsidR="00480AF6" w:rsidRPr="003643DE">
        <w:rPr>
          <w:rPrChange w:id="1763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t>https://www.nass.usda.gov/Surveys/Guide_</w:t>
      </w:r>
      <w:r w:rsidRPr="00994760">
        <w:rPr>
          <w:rStyle w:val="Hyperlink"/>
          <w:rFonts w:ascii="Times New Roman" w:hAnsi="Times New Roman" w:cs="Times New Roman"/>
          <w:bCs/>
          <w:sz w:val="24"/>
          <w:szCs w:val="24"/>
        </w:rPr>
        <w:t>to_NASS_Surveys/Organic_Production/index.pp</w:t>
      </w:r>
      <w:r w:rsidR="00480AF6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(accessed 23 May 2020). </w:t>
      </w:r>
    </w:p>
    <w:p w14:paraId="3F6F345C" w14:textId="3B5ED0A2" w:rsidR="00601A59" w:rsidRPr="003643DE" w:rsidRDefault="009F6860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t>USDA. 2020.</w:t>
      </w:r>
      <w:r w:rsidR="00290C31" w:rsidRPr="00994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National Organic Program (NOP) Organic Rules and Regulations. </w:t>
      </w:r>
      <w:r w:rsidR="00480AF6" w:rsidRPr="003643DE">
        <w:fldChar w:fldCharType="begin"/>
      </w:r>
      <w:r w:rsidR="00480AF6" w:rsidRPr="00CE559D">
        <w:rPr>
          <w:bCs/>
          <w:rPrChange w:id="1764" w:author="Tucker Andrews" w:date="2020-10-07T11:36:00Z">
            <w:rPr/>
          </w:rPrChange>
        </w:rPr>
        <w:instrText xml:space="preserve"> HYPERLINK "https://www.ams.usda.gov/rules-regulations/organic" </w:instrText>
      </w:r>
      <w:r w:rsidR="00480AF6" w:rsidRPr="003643DE">
        <w:rPr>
          <w:rPrChange w:id="1765" w:author="Tucker Andrews" w:date="2020-10-07T11:36:00Z">
            <w:rPr>
              <w:rStyle w:val="Hyperlink"/>
              <w:rFonts w:ascii="Times New Roman" w:hAnsi="Times New Roman" w:cs="Times New Roman"/>
              <w:bCs/>
              <w:sz w:val="24"/>
              <w:szCs w:val="24"/>
            </w:rPr>
          </w:rPrChange>
        </w:rPr>
        <w:fldChar w:fldCharType="separate"/>
      </w:r>
      <w:r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t>https://www.ams.usda.gov/rules-regulations/org</w:t>
      </w:r>
      <w:r w:rsidRPr="00994760">
        <w:rPr>
          <w:rStyle w:val="Hyperlink"/>
          <w:rFonts w:ascii="Times New Roman" w:hAnsi="Times New Roman" w:cs="Times New Roman"/>
          <w:bCs/>
          <w:sz w:val="24"/>
          <w:szCs w:val="24"/>
        </w:rPr>
        <w:t>anic</w:t>
      </w:r>
      <w:r w:rsidR="00480AF6" w:rsidRPr="003643DE">
        <w:rPr>
          <w:rStyle w:val="Hyperlink"/>
          <w:rFonts w:ascii="Times New Roman" w:hAnsi="Times New Roman" w:cs="Times New Roman"/>
          <w:bCs/>
          <w:sz w:val="24"/>
          <w:szCs w:val="24"/>
        </w:rPr>
        <w:fldChar w:fldCharType="end"/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(accessed 23 July 2020).</w:t>
      </w:r>
    </w:p>
    <w:p w14:paraId="2704E44E" w14:textId="75DC858E" w:rsidR="00CE02C3" w:rsidRPr="00994760" w:rsidRDefault="00CE02C3" w:rsidP="00CB57EC">
      <w:pPr>
        <w:tabs>
          <w:tab w:val="left" w:pos="360"/>
          <w:tab w:val="left" w:pos="720"/>
        </w:tabs>
        <w:spacing w:after="0" w:line="480" w:lineRule="auto"/>
        <w:ind w:left="360" w:hanging="360"/>
        <w:rPr>
          <w:rFonts w:ascii="Times New Roman" w:hAnsi="Times New Roman" w:cs="Times New Roman"/>
          <w:bCs/>
          <w:sz w:val="24"/>
          <w:szCs w:val="24"/>
        </w:rPr>
      </w:pPr>
      <w:commentRangeStart w:id="1766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Vermont Agency of Agriculture. 2020. </w:t>
      </w:r>
      <w:r w:rsidR="003261D1" w:rsidRPr="00994760">
        <w:rPr>
          <w:rFonts w:ascii="Times New Roman" w:hAnsi="Times New Roman" w:cs="Times New Roman"/>
          <w:bCs/>
          <w:sz w:val="24"/>
          <w:szCs w:val="24"/>
        </w:rPr>
        <w:t xml:space="preserve">At this stage this is a personal communication from Diane </w:t>
      </w:r>
      <w:proofErr w:type="spellStart"/>
      <w:r w:rsidR="003261D1" w:rsidRPr="00994760">
        <w:rPr>
          <w:rFonts w:ascii="Times New Roman" w:hAnsi="Times New Roman" w:cs="Times New Roman"/>
          <w:bCs/>
          <w:sz w:val="24"/>
          <w:szCs w:val="24"/>
        </w:rPr>
        <w:t>Bothfeld</w:t>
      </w:r>
      <w:proofErr w:type="spellEnd"/>
      <w:r w:rsidR="003261D1" w:rsidRPr="00994760">
        <w:rPr>
          <w:rFonts w:ascii="Times New Roman" w:hAnsi="Times New Roman" w:cs="Times New Roman"/>
          <w:bCs/>
          <w:sz w:val="24"/>
          <w:szCs w:val="24"/>
        </w:rPr>
        <w:t xml:space="preserve"> via her monthly dairy reports – need to find where this is available on the web site of back into the USDA NASS data</w:t>
      </w:r>
      <w:commentRangeEnd w:id="1766"/>
      <w:r w:rsidR="00CB1EA2">
        <w:rPr>
          <w:rStyle w:val="CommentReference"/>
        </w:rPr>
        <w:commentReference w:id="1766"/>
      </w:r>
    </w:p>
    <w:p w14:paraId="0D8C43FC" w14:textId="77777777" w:rsidR="00601A59" w:rsidRPr="00994760" w:rsidRDefault="00601A5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3A56358" w14:textId="77777777" w:rsidR="00601A59" w:rsidRPr="00994760" w:rsidRDefault="00601A5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98325C4" w14:textId="316B0FD5" w:rsidR="004D1789" w:rsidRPr="000606E6" w:rsidRDefault="004D178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0606E6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34B2AE1" w14:textId="77777777" w:rsidR="00601A59" w:rsidRPr="004A3011" w:rsidRDefault="00601A5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D47437D" w14:textId="2731F14E" w:rsidR="00D2655B" w:rsidRPr="00CE559D" w:rsidRDefault="00D2655B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u w:val="single"/>
          <w:rPrChange w:id="1767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u w:val="single"/>
          <w:rPrChange w:id="1768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rPrChange>
        </w:rPr>
        <w:t>Tables</w:t>
      </w:r>
    </w:p>
    <w:tbl>
      <w:tblPr>
        <w:tblStyle w:val="TableGrid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  <w:tblPrChange w:id="1769" w:author="Tucker Andrews" w:date="2020-10-07T11:38:00Z">
          <w:tblPr>
            <w:tblStyle w:val="TableGrid"/>
            <w:tblW w:w="0" w:type="auto"/>
            <w:tblBorders>
              <w:bottom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160"/>
        <w:gridCol w:w="1260"/>
        <w:gridCol w:w="1254"/>
        <w:gridCol w:w="1176"/>
        <w:gridCol w:w="1350"/>
        <w:gridCol w:w="1350"/>
        <w:tblGridChange w:id="1770">
          <w:tblGrid>
            <w:gridCol w:w="2160"/>
            <w:gridCol w:w="1260"/>
            <w:gridCol w:w="1254"/>
            <w:gridCol w:w="1176"/>
            <w:gridCol w:w="1350"/>
            <w:gridCol w:w="1350"/>
          </w:tblGrid>
        </w:tblGridChange>
      </w:tblGrid>
      <w:tr w:rsidR="00472206" w:rsidRPr="00CE559D" w14:paraId="73E9C27A" w14:textId="77777777" w:rsidTr="006E5EFD">
        <w:tc>
          <w:tcPr>
            <w:tcW w:w="8550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  <w:tcPrChange w:id="1771" w:author="Tucker Andrews" w:date="2020-10-07T11:38:00Z">
              <w:tcPr>
                <w:tcW w:w="8550" w:type="dxa"/>
                <w:gridSpan w:val="6"/>
                <w:tcBorders>
                  <w:top w:val="nil"/>
                  <w:left w:val="nil"/>
                  <w:right w:val="nil"/>
                </w:tcBorders>
                <w:vAlign w:val="bottom"/>
              </w:tcPr>
            </w:tcPrChange>
          </w:tcPr>
          <w:p w14:paraId="2FF359EB" w14:textId="77777777" w:rsidR="00472206" w:rsidRDefault="00472206" w:rsidP="00CB57EC">
            <w:pPr>
              <w:tabs>
                <w:tab w:val="left" w:pos="360"/>
                <w:tab w:val="left" w:pos="720"/>
              </w:tabs>
              <w:rPr>
                <w:ins w:id="1772" w:author="Tucker Andrews" w:date="2020-10-07T11:39:00Z"/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773" w:author="Tucker Andrews" w:date="2020-10-07T11:36:00Z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</w:rPrChange>
              </w:rPr>
              <w:t>Table 1.</w:t>
            </w:r>
            <w:r w:rsidRPr="002E730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Frequency (%, within </w:t>
            </w:r>
            <w:r w:rsidRPr="003643D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column) of participant interest level in the project results, stratified by the questionnaire administration method used by respondents</w:t>
            </w:r>
          </w:p>
          <w:p w14:paraId="68A3EDE1" w14:textId="09918DA3" w:rsidR="006E5EFD" w:rsidRPr="002E7301" w:rsidRDefault="006E5EFD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72206" w:rsidRPr="00CE559D" w14:paraId="4F3E8B6F" w14:textId="77777777" w:rsidTr="006E5EFD">
        <w:tc>
          <w:tcPr>
            <w:tcW w:w="2160" w:type="dxa"/>
            <w:vMerge w:val="restart"/>
            <w:tcBorders>
              <w:top w:val="nil"/>
              <w:left w:val="nil"/>
              <w:bottom w:val="nil"/>
              <w:right w:val="nil"/>
            </w:tcBorders>
            <w:tcPrChange w:id="1774" w:author="Tucker Andrews" w:date="2020-10-07T11:38:00Z">
              <w:tcPr>
                <w:tcW w:w="2160" w:type="dxa"/>
                <w:vMerge w:val="restart"/>
                <w:tcBorders>
                  <w:left w:val="nil"/>
                </w:tcBorders>
              </w:tcPr>
            </w:tcPrChange>
          </w:tcPr>
          <w:p w14:paraId="26828DBC" w14:textId="30A0108E" w:rsidR="00472206" w:rsidRPr="00994760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hAnsi="Times New Roman" w:cs="Times New Roman"/>
                <w:bCs/>
                <w:sz w:val="24"/>
                <w:szCs w:val="24"/>
              </w:rPr>
              <w:t>Self-reported interest level</w:t>
            </w:r>
          </w:p>
        </w:tc>
        <w:tc>
          <w:tcPr>
            <w:tcW w:w="6390" w:type="dxa"/>
            <w:gridSpan w:val="5"/>
            <w:tcBorders>
              <w:top w:val="nil"/>
              <w:left w:val="nil"/>
              <w:bottom w:val="nil"/>
              <w:right w:val="nil"/>
            </w:tcBorders>
            <w:tcPrChange w:id="1775" w:author="Tucker Andrews" w:date="2020-10-07T11:38:00Z">
              <w:tcPr>
                <w:tcW w:w="6390" w:type="dxa"/>
                <w:gridSpan w:val="5"/>
                <w:tcBorders>
                  <w:bottom w:val="nil"/>
                  <w:right w:val="nil"/>
                </w:tcBorders>
              </w:tcPr>
            </w:tcPrChange>
          </w:tcPr>
          <w:p w14:paraId="1239D21E" w14:textId="77777777" w:rsidR="00472206" w:rsidRPr="00994760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72206" w:rsidRPr="00CE559D" w14:paraId="4DF6E64E" w14:textId="77777777" w:rsidTr="006E5EFD">
        <w:tc>
          <w:tcPr>
            <w:tcW w:w="216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tcPrChange w:id="1776" w:author="Tucker Andrews" w:date="2020-10-07T11:38:00Z">
              <w:tcPr>
                <w:tcW w:w="2160" w:type="dxa"/>
                <w:vMerge/>
                <w:tcBorders>
                  <w:left w:val="nil"/>
                  <w:bottom w:val="single" w:sz="4" w:space="0" w:color="auto"/>
                </w:tcBorders>
              </w:tcPr>
            </w:tcPrChange>
          </w:tcPr>
          <w:p w14:paraId="6A1350E0" w14:textId="77777777" w:rsidR="00472206" w:rsidRPr="00CE559D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777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tcPrChange w:id="1778" w:author="Tucker Andrews" w:date="2020-10-07T11:38:00Z">
              <w:tcPr>
                <w:tcW w:w="1260" w:type="dxa"/>
                <w:tcBorders>
                  <w:top w:val="nil"/>
                  <w:bottom w:val="single" w:sz="4" w:space="0" w:color="auto"/>
                </w:tcBorders>
                <w:vAlign w:val="bottom"/>
              </w:tcPr>
            </w:tcPrChange>
          </w:tcPr>
          <w:p w14:paraId="021298E4" w14:textId="4879801F" w:rsidR="00472206" w:rsidRPr="00CE559D" w:rsidRDefault="00472206" w:rsidP="00CB57EC">
            <w:pPr>
              <w:tabs>
                <w:tab w:val="left" w:pos="360"/>
                <w:tab w:val="left" w:pos="720"/>
              </w:tabs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rPrChange w:id="1779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hAnsi="Times New Roman" w:cs="Times New Roman"/>
                <w:bCs/>
                <w:sz w:val="24"/>
                <w:szCs w:val="24"/>
                <w:rPrChange w:id="1780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  <w:t>Mail 1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tcPrChange w:id="1781" w:author="Tucker Andrews" w:date="2020-10-07T11:38:00Z">
              <w:tcPr>
                <w:tcW w:w="1254" w:type="dxa"/>
                <w:tcBorders>
                  <w:top w:val="nil"/>
                  <w:bottom w:val="single" w:sz="4" w:space="0" w:color="auto"/>
                </w:tcBorders>
                <w:vAlign w:val="bottom"/>
              </w:tcPr>
            </w:tcPrChange>
          </w:tcPr>
          <w:p w14:paraId="1E800B71" w14:textId="3F005341" w:rsidR="00472206" w:rsidRPr="00CE559D" w:rsidRDefault="00472206" w:rsidP="00CB57EC">
            <w:pPr>
              <w:tabs>
                <w:tab w:val="left" w:pos="360"/>
                <w:tab w:val="left" w:pos="720"/>
              </w:tabs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rPrChange w:id="1782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hAnsi="Times New Roman" w:cs="Times New Roman"/>
                <w:bCs/>
                <w:sz w:val="24"/>
                <w:szCs w:val="24"/>
                <w:rPrChange w:id="1783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  <w:t>Mail 2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tcPrChange w:id="1784" w:author="Tucker Andrews" w:date="2020-10-07T11:38:00Z">
              <w:tcPr>
                <w:tcW w:w="1176" w:type="dxa"/>
                <w:tcBorders>
                  <w:top w:val="nil"/>
                  <w:bottom w:val="single" w:sz="4" w:space="0" w:color="auto"/>
                </w:tcBorders>
                <w:vAlign w:val="bottom"/>
              </w:tcPr>
            </w:tcPrChange>
          </w:tcPr>
          <w:p w14:paraId="3143B2C3" w14:textId="502F16B4" w:rsidR="00472206" w:rsidRPr="00CE559D" w:rsidRDefault="00472206" w:rsidP="00CB57EC">
            <w:pPr>
              <w:tabs>
                <w:tab w:val="left" w:pos="360"/>
                <w:tab w:val="left" w:pos="720"/>
              </w:tabs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rPrChange w:id="1785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hAnsi="Times New Roman" w:cs="Times New Roman"/>
                <w:bCs/>
                <w:sz w:val="24"/>
                <w:szCs w:val="24"/>
                <w:rPrChange w:id="1786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  <w:t>Phone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tcPrChange w:id="1787" w:author="Tucker Andrews" w:date="2020-10-07T11:38:00Z">
              <w:tcPr>
                <w:tcW w:w="1350" w:type="dxa"/>
                <w:tcBorders>
                  <w:top w:val="nil"/>
                  <w:bottom w:val="single" w:sz="4" w:space="0" w:color="auto"/>
                </w:tcBorders>
                <w:vAlign w:val="bottom"/>
              </w:tcPr>
            </w:tcPrChange>
          </w:tcPr>
          <w:p w14:paraId="0D2DC2FA" w14:textId="38AB6AB4" w:rsidR="00472206" w:rsidRPr="00CE559D" w:rsidRDefault="00472206" w:rsidP="00CB57EC">
            <w:pPr>
              <w:tabs>
                <w:tab w:val="left" w:pos="360"/>
                <w:tab w:val="left" w:pos="720"/>
              </w:tabs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rPrChange w:id="1788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hAnsi="Times New Roman" w:cs="Times New Roman"/>
                <w:bCs/>
                <w:sz w:val="24"/>
                <w:szCs w:val="24"/>
                <w:rPrChange w:id="1789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  <w:t>Web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tcPrChange w:id="1790" w:author="Tucker Andrews" w:date="2020-10-07T11:38:00Z">
              <w:tcPr>
                <w:tcW w:w="1350" w:type="dxa"/>
                <w:tcBorders>
                  <w:top w:val="nil"/>
                  <w:bottom w:val="single" w:sz="4" w:space="0" w:color="auto"/>
                  <w:right w:val="nil"/>
                </w:tcBorders>
                <w:vAlign w:val="bottom"/>
              </w:tcPr>
            </w:tcPrChange>
          </w:tcPr>
          <w:p w14:paraId="2F9DA605" w14:textId="266661CD" w:rsidR="00472206" w:rsidRPr="00CE559D" w:rsidRDefault="00472206" w:rsidP="00CB57EC">
            <w:pPr>
              <w:tabs>
                <w:tab w:val="left" w:pos="360"/>
                <w:tab w:val="left" w:pos="720"/>
              </w:tabs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rPrChange w:id="1791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hAnsi="Times New Roman" w:cs="Times New Roman"/>
                <w:bCs/>
                <w:sz w:val="24"/>
                <w:szCs w:val="24"/>
                <w:rPrChange w:id="1792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  <w:t>Total</w:t>
            </w:r>
          </w:p>
        </w:tc>
      </w:tr>
      <w:tr w:rsidR="00472206" w:rsidRPr="00CE559D" w14:paraId="6593DD92" w14:textId="77777777" w:rsidTr="006E5EFD">
        <w:tc>
          <w:tcPr>
            <w:tcW w:w="21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793" w:author="Tucker Andrews" w:date="2020-10-07T11:38:00Z">
              <w:tcPr>
                <w:tcW w:w="216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3EE2C09" w14:textId="5534E169" w:rsidR="00472206" w:rsidRPr="002E7301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794" w:author="Tucker Andrews" w:date="2020-10-07T11:36:00Z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</w:rPrChange>
              </w:rPr>
              <w:t>Did not Respond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795" w:author="Tucker Andrews" w:date="2020-10-07T11:38:00Z">
              <w:tcPr>
                <w:tcW w:w="1260" w:type="dxa"/>
                <w:tcBorders>
                  <w:top w:val="nil"/>
                  <w:left w:val="single" w:sz="4" w:space="0" w:color="808080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31C05C0" w14:textId="1107D3CC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796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3643D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7 </w:t>
            </w:r>
            <w:del w:id="1797" w:author="Tucker Andrews" w:date="2020-10-07T11:40:00Z"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798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799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(</w:t>
            </w:r>
            <w:del w:id="1800" w:author="Tucker Andrews" w:date="2020-10-07T11:40:00Z"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01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02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9.3)  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03" w:author="Tucker Andrews" w:date="2020-10-07T11:38:00Z">
              <w:tcPr>
                <w:tcW w:w="1254" w:type="dxa"/>
                <w:tcBorders>
                  <w:top w:val="nil"/>
                  <w:left w:val="single" w:sz="4" w:space="0" w:color="808080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55155E3B" w14:textId="1C2B6C85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04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05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   </w:t>
            </w:r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06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1 (</w:t>
            </w:r>
            <w:del w:id="1807" w:author="Tucker Andrews" w:date="2020-10-07T11:40:00Z"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08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09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3.9)  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10" w:author="Tucker Andrews" w:date="2020-10-07T11:38:00Z">
              <w:tcPr>
                <w:tcW w:w="1176" w:type="dxa"/>
                <w:tcBorders>
                  <w:top w:val="nil"/>
                  <w:left w:val="nil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2FCCE237" w14:textId="232F7AE2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11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12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  </w:t>
            </w:r>
            <w:r w:rsidR="00BA3231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13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0 (</w:t>
            </w:r>
            <w:del w:id="1814" w:author="Tucker Andrews" w:date="2020-10-07T11:40:00Z">
              <w:r w:rsidR="00BA3231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15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 </w:delText>
              </w:r>
            </w:del>
            <w:ins w:id="1816" w:author="Tucker Andrews" w:date="2020-10-07T11:39:00Z">
              <w:r w:rsidR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</w:rPr>
                <w:t>0</w:t>
              </w:r>
            </w:ins>
            <w:del w:id="1817" w:author="Tucker Andrews" w:date="2020-10-07T11:39:00Z">
              <w:r w:rsidR="00BA3231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18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>̶</w:delText>
              </w:r>
            </w:del>
            <w:del w:id="1819" w:author="Tucker Andrews" w:date="2020-10-07T11:40:00Z"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20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 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21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)  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22" w:author="Tucker Andrews" w:date="2020-10-07T11:38:00Z">
              <w:tcPr>
                <w:tcW w:w="135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20F1738" w14:textId="4EE3BB03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23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24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   </w:t>
            </w:r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25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3 (11.5)  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26" w:author="Tucker Andrews" w:date="2020-10-07T11:38:00Z">
              <w:tcPr>
                <w:tcW w:w="1350" w:type="dxa"/>
                <w:tcBorders>
                  <w:top w:val="single" w:sz="4" w:space="0" w:color="auto"/>
                  <w:left w:val="double" w:sz="6" w:space="0" w:color="auto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7FAA4DE" w14:textId="6F89F6C2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27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28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  </w:t>
            </w:r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29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11 (</w:t>
            </w:r>
            <w:del w:id="1830" w:author="Tucker Andrews" w:date="2020-10-07T11:40:00Z"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31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32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7.6)  </w:t>
            </w:r>
          </w:p>
        </w:tc>
      </w:tr>
      <w:tr w:rsidR="00472206" w:rsidRPr="00CE559D" w14:paraId="13D5B4BD" w14:textId="77777777" w:rsidTr="006E5EFD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33" w:author="Tucker Andrews" w:date="2020-10-07T11:38:00Z">
              <w:tcPr>
                <w:tcW w:w="21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4A80CDE" w14:textId="68B85EAC" w:rsidR="00472206" w:rsidRPr="002E7301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34" w:author="Tucker Andrews" w:date="2020-10-07T11:36:00Z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</w:rPrChange>
              </w:rPr>
              <w:t>Nope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35" w:author="Tucker Andrews" w:date="2020-10-07T11:38:00Z">
              <w:tcPr>
                <w:tcW w:w="1260" w:type="dxa"/>
                <w:tcBorders>
                  <w:top w:val="nil"/>
                  <w:left w:val="single" w:sz="4" w:space="0" w:color="808080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E0290E3" w14:textId="7558A221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43D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9 (12.0)  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36" w:author="Tucker Andrews" w:date="2020-10-07T11:38:00Z">
              <w:tcPr>
                <w:tcW w:w="1254" w:type="dxa"/>
                <w:tcBorders>
                  <w:top w:val="nil"/>
                  <w:left w:val="single" w:sz="4" w:space="0" w:color="808080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737D5890" w14:textId="02C6B0A0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6 (23.1) 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37" w:author="Tucker Andrews" w:date="2020-10-07T11:38:00Z">
              <w:tcPr>
                <w:tcW w:w="1176" w:type="dxa"/>
                <w:tcBorders>
                  <w:top w:val="nil"/>
                  <w:left w:val="nil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2ABB6F25" w14:textId="30B2A467" w:rsidR="00472206" w:rsidRPr="000606E6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="00472206" w:rsidRPr="000606E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4 (22.2)  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38" w:author="Tucker Andrews" w:date="2020-10-07T11:38:00Z">
              <w:tcPr>
                <w:tcW w:w="135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3A3A865" w14:textId="7596545D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39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4A301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 </w:t>
            </w:r>
            <w:r w:rsidR="00472206" w:rsidRPr="00E9166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0 (</w:t>
            </w:r>
            <w:del w:id="1840" w:author="Tucker Andrews" w:date="2020-10-07T11:40:00Z">
              <w:r w:rsidR="00BA3231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41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 </w:delText>
              </w:r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42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</w:delText>
              </w:r>
            </w:del>
            <w:ins w:id="1843" w:author="Tucker Andrews" w:date="2020-10-07T11:39:00Z">
              <w:r w:rsidR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</w:rPr>
                <w:t>0</w:t>
              </w:r>
            </w:ins>
            <w:del w:id="1844" w:author="Tucker Andrews" w:date="2020-10-07T11:39:00Z">
              <w:r w:rsidR="00BA3231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45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>̶</w:delText>
              </w:r>
            </w:del>
            <w:del w:id="1846" w:author="Tucker Andrews" w:date="2020-10-07T11:40:00Z">
              <w:r w:rsidR="00BA3231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47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 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48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)  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49" w:author="Tucker Andrews" w:date="2020-10-07T11:38:00Z">
              <w:tcPr>
                <w:tcW w:w="1350" w:type="dxa"/>
                <w:tcBorders>
                  <w:top w:val="nil"/>
                  <w:left w:val="double" w:sz="6" w:space="0" w:color="auto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8800F3E" w14:textId="5B85C8C9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50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51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  </w:t>
            </w:r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52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19 (13.1)  </w:t>
            </w:r>
          </w:p>
        </w:tc>
      </w:tr>
      <w:tr w:rsidR="00472206" w:rsidRPr="00CE559D" w14:paraId="67AC14F7" w14:textId="77777777" w:rsidTr="006E5EFD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53" w:author="Tucker Andrews" w:date="2020-10-07T11:38:00Z">
              <w:tcPr>
                <w:tcW w:w="21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88369C4" w14:textId="0414CB0C" w:rsidR="00472206" w:rsidRPr="002E7301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54" w:author="Tucker Andrews" w:date="2020-10-07T11:36:00Z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</w:rPrChange>
              </w:rPr>
              <w:t>Not Really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55" w:author="Tucker Andrews" w:date="2020-10-07T11:38:00Z">
              <w:tcPr>
                <w:tcW w:w="1260" w:type="dxa"/>
                <w:tcBorders>
                  <w:top w:val="nil"/>
                  <w:left w:val="single" w:sz="4" w:space="0" w:color="808080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47D3309" w14:textId="73389D14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43D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11 (14.7)  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56" w:author="Tucker Andrews" w:date="2020-10-07T11:38:00Z">
              <w:tcPr>
                <w:tcW w:w="1254" w:type="dxa"/>
                <w:tcBorders>
                  <w:top w:val="nil"/>
                  <w:left w:val="single" w:sz="4" w:space="0" w:color="808080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421BA7E7" w14:textId="5FA3D66D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3 (11.5) 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57" w:author="Tucker Andrews" w:date="2020-10-07T11:38:00Z">
              <w:tcPr>
                <w:tcW w:w="1176" w:type="dxa"/>
                <w:tcBorders>
                  <w:top w:val="nil"/>
                  <w:left w:val="nil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3A051545" w14:textId="27D2E60F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58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="00472206" w:rsidRPr="000606E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 (</w:t>
            </w:r>
            <w:del w:id="1859" w:author="Tucker Andrews" w:date="2020-10-07T11:40:00Z"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60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61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5.6)  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62" w:author="Tucker Andrews" w:date="2020-10-07T11:38:00Z">
              <w:tcPr>
                <w:tcW w:w="135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00DD56D" w14:textId="230B3CA0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63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64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   </w:t>
            </w:r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65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2 (</w:t>
            </w:r>
            <w:del w:id="1866" w:author="Tucker Andrews" w:date="2020-10-07T11:40:00Z">
              <w:r w:rsidR="00472206" w:rsidRPr="00CE559D" w:rsidDel="006E5EFD">
                <w:rPr>
                  <w:rFonts w:ascii="Times New Roman" w:eastAsia="Times New Roman" w:hAnsi="Times New Roman" w:cs="Times New Roman"/>
                  <w:bCs/>
                  <w:color w:val="000000"/>
                  <w:sz w:val="24"/>
                  <w:szCs w:val="24"/>
                  <w:rPrChange w:id="1867" w:author="Tucker Andrews" w:date="2020-10-07T11:36:00Z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</w:delText>
              </w:r>
            </w:del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68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7.7)  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69" w:author="Tucker Andrews" w:date="2020-10-07T11:38:00Z">
              <w:tcPr>
                <w:tcW w:w="1350" w:type="dxa"/>
                <w:tcBorders>
                  <w:top w:val="nil"/>
                  <w:left w:val="double" w:sz="6" w:space="0" w:color="auto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DC19CE0" w14:textId="67EB77CD" w:rsidR="00472206" w:rsidRPr="00CE559D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70" w:author="Tucker Andrews" w:date="2020-10-07T11:36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71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  </w:t>
            </w:r>
            <w:r w:rsidR="00472206"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72" w:author="Tucker Andrews" w:date="2020-10-07T11:36:00Z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17 (11.7)  </w:t>
            </w:r>
          </w:p>
        </w:tc>
      </w:tr>
      <w:tr w:rsidR="00472206" w:rsidRPr="00CE559D" w14:paraId="14E1CA4D" w14:textId="77777777" w:rsidTr="006E5EFD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3" w:author="Tucker Andrews" w:date="2020-10-07T11:38:00Z">
              <w:tcPr>
                <w:tcW w:w="21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FAD2E88" w14:textId="2CBE47AE" w:rsidR="00472206" w:rsidRPr="002E7301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74" w:author="Tucker Andrews" w:date="2020-10-07T11:36:00Z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</w:rPrChange>
              </w:rPr>
              <w:t>Sorta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5" w:author="Tucker Andrews" w:date="2020-10-07T11:38:00Z">
              <w:tcPr>
                <w:tcW w:w="1260" w:type="dxa"/>
                <w:tcBorders>
                  <w:top w:val="nil"/>
                  <w:left w:val="single" w:sz="4" w:space="0" w:color="808080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1DEF956" w14:textId="658466FF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43D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24 (32.0)  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6" w:author="Tucker Andrews" w:date="2020-10-07T11:38:00Z">
              <w:tcPr>
                <w:tcW w:w="1254" w:type="dxa"/>
                <w:tcBorders>
                  <w:top w:val="nil"/>
                  <w:left w:val="single" w:sz="4" w:space="0" w:color="808080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22104198" w14:textId="63B8D73F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13 (50.0) 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7" w:author="Tucker Andrews" w:date="2020-10-07T11:38:00Z">
              <w:tcPr>
                <w:tcW w:w="1176" w:type="dxa"/>
                <w:tcBorders>
                  <w:top w:val="nil"/>
                  <w:left w:val="nil"/>
                  <w:bottom w:val="nil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64B12687" w14:textId="4E73CA96" w:rsidR="00472206" w:rsidRPr="000606E6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="00472206" w:rsidRPr="000606E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3 (16.6)  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8" w:author="Tucker Andrews" w:date="2020-10-07T11:38:00Z">
              <w:tcPr>
                <w:tcW w:w="135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B1FFFBA" w14:textId="277898D7" w:rsidR="00472206" w:rsidRPr="00A0337B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301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 </w:t>
            </w:r>
            <w:r w:rsidR="00472206" w:rsidRPr="00E9166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6 (23.1)  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9" w:author="Tucker Andrews" w:date="2020-10-07T11:38:00Z">
              <w:tcPr>
                <w:tcW w:w="1350" w:type="dxa"/>
                <w:tcBorders>
                  <w:top w:val="nil"/>
                  <w:left w:val="double" w:sz="6" w:space="0" w:color="auto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5A277FC" w14:textId="0CA2B880" w:rsidR="00472206" w:rsidRPr="00A0337B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33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="00472206" w:rsidRPr="00A033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46 (31.7)  </w:t>
            </w:r>
          </w:p>
        </w:tc>
      </w:tr>
      <w:tr w:rsidR="00472206" w:rsidRPr="00CE559D" w14:paraId="2F3A7CFC" w14:textId="77777777" w:rsidTr="006E5EFD"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880" w:author="Tucker Andrews" w:date="2020-10-07T11:39:00Z">
              <w:tcPr>
                <w:tcW w:w="2160" w:type="dxa"/>
                <w:tcBorders>
                  <w:top w:val="nil"/>
                  <w:left w:val="nil"/>
                  <w:bottom w:val="double" w:sz="6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51AB7F3" w14:textId="1AD09A28" w:rsidR="00472206" w:rsidRPr="002E7301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55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rPrChange w:id="1881" w:author="Tucker Andrews" w:date="2020-10-07T11:36:00Z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</w:rPrChange>
              </w:rPr>
              <w:t>Very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882" w:author="Tucker Andrews" w:date="2020-10-07T11:39:00Z">
              <w:tcPr>
                <w:tcW w:w="1260" w:type="dxa"/>
                <w:tcBorders>
                  <w:top w:val="nil"/>
                  <w:left w:val="single" w:sz="4" w:space="0" w:color="808080"/>
                  <w:bottom w:val="double" w:sz="6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D0FC628" w14:textId="052FF16D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43D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24 (32.0)  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883" w:author="Tucker Andrews" w:date="2020-10-07T11:39:00Z">
              <w:tcPr>
                <w:tcW w:w="1254" w:type="dxa"/>
                <w:tcBorders>
                  <w:top w:val="nil"/>
                  <w:left w:val="single" w:sz="4" w:space="0" w:color="808080"/>
                  <w:bottom w:val="double" w:sz="6" w:space="0" w:color="auto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4131E76A" w14:textId="19C900F4" w:rsidR="00472206" w:rsidRPr="00994760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 </w:t>
            </w:r>
            <w:r w:rsidR="00472206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3 (11.5)  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884" w:author="Tucker Andrews" w:date="2020-10-07T11:39:00Z">
              <w:tcPr>
                <w:tcW w:w="1176" w:type="dxa"/>
                <w:tcBorders>
                  <w:top w:val="nil"/>
                  <w:left w:val="nil"/>
                  <w:bottom w:val="double" w:sz="6" w:space="0" w:color="auto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3287A327" w14:textId="1FD60DB5" w:rsidR="00472206" w:rsidRPr="000606E6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72206" w:rsidRPr="000606E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10 (55.6) 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885" w:author="Tucker Andrews" w:date="2020-10-07T11:39:00Z">
              <w:tcPr>
                <w:tcW w:w="1350" w:type="dxa"/>
                <w:tcBorders>
                  <w:top w:val="nil"/>
                  <w:left w:val="nil"/>
                  <w:bottom w:val="double" w:sz="6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88ADA40" w14:textId="46EA9B9C" w:rsidR="00472206" w:rsidRPr="00A0337B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301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</w:t>
            </w:r>
            <w:r w:rsidR="00472206" w:rsidRPr="00E9166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15 (57.7) 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886" w:author="Tucker Andrews" w:date="2020-10-07T11:39:00Z">
              <w:tcPr>
                <w:tcW w:w="1350" w:type="dxa"/>
                <w:tcBorders>
                  <w:top w:val="nil"/>
                  <w:left w:val="double" w:sz="6" w:space="0" w:color="auto"/>
                  <w:bottom w:val="double" w:sz="6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1E37CE1" w14:textId="37E469A9" w:rsidR="00472206" w:rsidRPr="00A0337B" w:rsidRDefault="00963E1C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33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="00472206" w:rsidRPr="00A033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52 (35.9)  </w:t>
            </w:r>
          </w:p>
        </w:tc>
      </w:tr>
      <w:tr w:rsidR="00472206" w:rsidRPr="00CE559D" w14:paraId="4FFE9FBC" w14:textId="77777777" w:rsidTr="006E5EFD">
        <w:tc>
          <w:tcPr>
            <w:tcW w:w="2160" w:type="dxa"/>
            <w:tcBorders>
              <w:top w:val="single" w:sz="4" w:space="0" w:color="auto"/>
              <w:left w:val="nil"/>
              <w:bottom w:val="nil"/>
              <w:right w:val="nil"/>
            </w:tcBorders>
            <w:tcPrChange w:id="1887" w:author="Tucker Andrews" w:date="2020-10-07T11:39:00Z">
              <w:tcPr>
                <w:tcW w:w="2160" w:type="dxa"/>
                <w:tcBorders>
                  <w:left w:val="nil"/>
                  <w:bottom w:val="single" w:sz="4" w:space="0" w:color="auto"/>
                </w:tcBorders>
              </w:tcPr>
            </w:tcPrChange>
          </w:tcPr>
          <w:p w14:paraId="71D9A0B1" w14:textId="78AF7EA0" w:rsidR="00472206" w:rsidRPr="00CE559D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  <w:rPrChange w:id="1888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CE559D">
              <w:rPr>
                <w:rFonts w:ascii="Times New Roman" w:hAnsi="Times New Roman" w:cs="Times New Roman"/>
                <w:bCs/>
                <w:sz w:val="24"/>
                <w:szCs w:val="24"/>
                <w:rPrChange w:id="1889" w:author="Tucker Andrews" w:date="2020-10-07T11:36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  <w:t>Total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90" w:author="Tucker Andrews" w:date="2020-10-07T11:39:00Z">
              <w:tcPr>
                <w:tcW w:w="1260" w:type="dxa"/>
                <w:tcBorders>
                  <w:top w:val="nil"/>
                  <w:left w:val="single" w:sz="4" w:space="0" w:color="808080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4F69BA3" w14:textId="7D1D5F26" w:rsidR="00472206" w:rsidRPr="00994760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E730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75 </w:t>
            </w:r>
            <w:r w:rsidR="00963E1C" w:rsidRPr="003643D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</w:t>
            </w:r>
            <w:r w:rsidR="00963E1C"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91" w:author="Tucker Andrews" w:date="2020-10-07T11:39:00Z">
              <w:tcPr>
                <w:tcW w:w="1254" w:type="dxa"/>
                <w:tcBorders>
                  <w:top w:val="nil"/>
                  <w:left w:val="single" w:sz="4" w:space="0" w:color="808080"/>
                  <w:bottom w:val="single" w:sz="4" w:space="0" w:color="auto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43BDA770" w14:textId="1F63DEF6" w:rsidR="00472206" w:rsidRPr="00994760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26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92" w:author="Tucker Andrews" w:date="2020-10-07T11:39:00Z">
              <w:tcPr>
                <w:tcW w:w="117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808080"/>
                </w:tcBorders>
                <w:shd w:val="clear" w:color="auto" w:fill="auto"/>
                <w:vAlign w:val="bottom"/>
              </w:tcPr>
            </w:tcPrChange>
          </w:tcPr>
          <w:p w14:paraId="5DCD4AC1" w14:textId="556D5603" w:rsidR="00472206" w:rsidRPr="000606E6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476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18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93" w:author="Tucker Andrews" w:date="2020-10-07T11:39:00Z">
              <w:tcPr>
                <w:tcW w:w="1350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7B9AA80" w14:textId="5E899857" w:rsidR="00472206" w:rsidRPr="00E91661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301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 26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tcPrChange w:id="1894" w:author="Tucker Andrews" w:date="2020-10-07T11:39:00Z">
              <w:tcPr>
                <w:tcW w:w="1350" w:type="dxa"/>
                <w:tcBorders>
                  <w:top w:val="nil"/>
                  <w:left w:val="double" w:sz="6" w:space="0" w:color="auto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8CEC8EB" w14:textId="5FA626FB" w:rsidR="00472206" w:rsidRPr="00A0337B" w:rsidRDefault="00472206" w:rsidP="00CB57EC">
            <w:pPr>
              <w:tabs>
                <w:tab w:val="left" w:pos="360"/>
                <w:tab w:val="left" w:pos="72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33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 145</w:t>
            </w:r>
          </w:p>
        </w:tc>
      </w:tr>
    </w:tbl>
    <w:p w14:paraId="3116D0FE" w14:textId="18882ABB" w:rsidR="00601A59" w:rsidRDefault="00601A59" w:rsidP="00CB57EC">
      <w:pPr>
        <w:tabs>
          <w:tab w:val="left" w:pos="360"/>
          <w:tab w:val="left" w:pos="720"/>
        </w:tabs>
        <w:spacing w:after="0" w:line="480" w:lineRule="auto"/>
        <w:rPr>
          <w:ins w:id="1895" w:author="Tucker Andrews" w:date="2020-10-07T12:41:00Z"/>
          <w:rFonts w:ascii="Times New Roman" w:hAnsi="Times New Roman" w:cs="Times New Roman"/>
          <w:bCs/>
          <w:sz w:val="24"/>
          <w:szCs w:val="24"/>
        </w:rPr>
      </w:pPr>
    </w:p>
    <w:p w14:paraId="3ADC006E" w14:textId="15D599BE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896" w:author="Tucker Andrews" w:date="2020-10-07T12:41:00Z"/>
          <w:rFonts w:ascii="Times New Roman" w:hAnsi="Times New Roman" w:cs="Times New Roman"/>
          <w:bCs/>
          <w:sz w:val="24"/>
          <w:szCs w:val="24"/>
        </w:rPr>
      </w:pPr>
    </w:p>
    <w:p w14:paraId="3E77C612" w14:textId="1482116C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897" w:author="Tucker Andrews" w:date="2020-10-07T12:41:00Z"/>
          <w:rFonts w:ascii="Times New Roman" w:hAnsi="Times New Roman" w:cs="Times New Roman"/>
          <w:bCs/>
          <w:sz w:val="24"/>
          <w:szCs w:val="24"/>
        </w:rPr>
      </w:pPr>
    </w:p>
    <w:p w14:paraId="5CE30EF6" w14:textId="7ABE3BE7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898" w:author="Tucker Andrews" w:date="2020-10-07T12:41:00Z"/>
          <w:rFonts w:ascii="Times New Roman" w:hAnsi="Times New Roman" w:cs="Times New Roman"/>
          <w:bCs/>
          <w:sz w:val="24"/>
          <w:szCs w:val="24"/>
        </w:rPr>
      </w:pPr>
    </w:p>
    <w:p w14:paraId="6F0D13C9" w14:textId="0C79D13C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899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385CA7CA" w14:textId="1C415ED9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0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12E07D1B" w14:textId="1454B67C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1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10E95CEF" w14:textId="2F7B4886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2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279A0117" w14:textId="10676BE5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3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6AA2DBA6" w14:textId="25205640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4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64998A72" w14:textId="0391F729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5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11C3952C" w14:textId="00AC111B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6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6418F62C" w14:textId="04C34B49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7" w:author="Tucker Andrews" w:date="2020-10-07T12:42:00Z"/>
          <w:rFonts w:ascii="Times New Roman" w:hAnsi="Times New Roman" w:cs="Times New Roman"/>
          <w:bCs/>
          <w:sz w:val="24"/>
          <w:szCs w:val="24"/>
        </w:rPr>
      </w:pPr>
    </w:p>
    <w:p w14:paraId="68B2BE6B" w14:textId="528C932D" w:rsidR="00662AF8" w:rsidRDefault="00662AF8" w:rsidP="00CB57EC">
      <w:pPr>
        <w:tabs>
          <w:tab w:val="left" w:pos="360"/>
          <w:tab w:val="left" w:pos="720"/>
        </w:tabs>
        <w:spacing w:after="0" w:line="480" w:lineRule="auto"/>
        <w:rPr>
          <w:ins w:id="1908" w:author="Tucker Andrews" w:date="2020-10-07T13:12:00Z"/>
          <w:rFonts w:ascii="Times New Roman" w:hAnsi="Times New Roman" w:cs="Times New Roman"/>
          <w:bCs/>
          <w:sz w:val="24"/>
          <w:szCs w:val="24"/>
        </w:rPr>
      </w:pPr>
    </w:p>
    <w:p w14:paraId="75F6F691" w14:textId="73776AAE" w:rsidR="00DF6997" w:rsidRDefault="00DF6997" w:rsidP="00CB57EC">
      <w:pPr>
        <w:tabs>
          <w:tab w:val="left" w:pos="360"/>
          <w:tab w:val="left" w:pos="720"/>
        </w:tabs>
        <w:spacing w:after="0" w:line="480" w:lineRule="auto"/>
        <w:rPr>
          <w:ins w:id="1909" w:author="Tucker Andrews" w:date="2020-10-07T13:12:00Z"/>
          <w:rFonts w:ascii="Times New Roman" w:hAnsi="Times New Roman" w:cs="Times New Roman"/>
          <w:bCs/>
          <w:sz w:val="24"/>
          <w:szCs w:val="24"/>
        </w:rPr>
      </w:pPr>
    </w:p>
    <w:p w14:paraId="4744921E" w14:textId="32DA2812" w:rsidR="00DF6997" w:rsidRPr="002E7301" w:rsidDel="005A6F8D" w:rsidRDefault="00DF6997" w:rsidP="00CB57EC">
      <w:pPr>
        <w:tabs>
          <w:tab w:val="left" w:pos="360"/>
          <w:tab w:val="left" w:pos="720"/>
        </w:tabs>
        <w:spacing w:after="0" w:line="480" w:lineRule="auto"/>
        <w:rPr>
          <w:del w:id="1910" w:author="Tucker Andrews" w:date="2020-10-07T13:12:00Z"/>
          <w:rFonts w:ascii="Times New Roman" w:hAnsi="Times New Roman" w:cs="Times New Roman"/>
          <w:bCs/>
          <w:sz w:val="24"/>
          <w:szCs w:val="24"/>
        </w:rPr>
      </w:pPr>
    </w:p>
    <w:p w14:paraId="17B594BA" w14:textId="1AB734B9" w:rsidR="00CE559D" w:rsidRDefault="003A4696" w:rsidP="00CB57EC">
      <w:pPr>
        <w:tabs>
          <w:tab w:val="left" w:pos="360"/>
          <w:tab w:val="left" w:pos="720"/>
        </w:tabs>
        <w:spacing w:after="0" w:line="480" w:lineRule="auto"/>
        <w:rPr>
          <w:ins w:id="1911" w:author="Tucker Andrews" w:date="2020-10-07T12:41:00Z"/>
          <w:rFonts w:ascii="Times New Roman" w:hAnsi="Times New Roman" w:cs="Times New Roman"/>
          <w:bCs/>
          <w:sz w:val="24"/>
          <w:szCs w:val="24"/>
        </w:rPr>
      </w:pPr>
      <w:ins w:id="1912" w:author="Tucker Andrews" w:date="2020-10-07T12:09:00Z">
        <w:r>
          <w:rPr>
            <w:rFonts w:ascii="Times New Roman" w:hAnsi="Times New Roman" w:cs="Times New Roman"/>
            <w:bCs/>
            <w:sz w:val="24"/>
            <w:szCs w:val="24"/>
          </w:rPr>
          <w:lastRenderedPageBreak/>
          <w:t>Table 2.</w:t>
        </w:r>
      </w:ins>
      <w:ins w:id="1913" w:author="Tucker Andrews" w:date="2020-10-07T12:10:00Z">
        <w:r>
          <w:rPr>
            <w:rFonts w:ascii="Times New Roman" w:hAnsi="Times New Roman" w:cs="Times New Roman"/>
            <w:bCs/>
            <w:sz w:val="24"/>
            <w:szCs w:val="24"/>
          </w:rPr>
          <w:t xml:space="preserve"> Reported</w:t>
        </w:r>
      </w:ins>
      <w:ins w:id="1914" w:author="Tucker Andrews" w:date="2020-10-07T12:09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1915" w:author="Tucker Andrews" w:date="2020-10-07T12:10:00Z">
        <w:r>
          <w:rPr>
            <w:rFonts w:ascii="Times New Roman" w:hAnsi="Times New Roman" w:cs="Times New Roman"/>
            <w:bCs/>
            <w:sz w:val="24"/>
            <w:szCs w:val="24"/>
          </w:rPr>
          <w:t>f</w:t>
        </w:r>
      </w:ins>
      <w:ins w:id="1916" w:author="Tucker Andrews" w:date="2020-10-07T12:09:00Z">
        <w:r>
          <w:rPr>
            <w:rFonts w:ascii="Times New Roman" w:hAnsi="Times New Roman" w:cs="Times New Roman"/>
            <w:bCs/>
            <w:sz w:val="24"/>
            <w:szCs w:val="24"/>
          </w:rPr>
          <w:t>requenc</w:t>
        </w:r>
      </w:ins>
      <w:ins w:id="1917" w:author="Tucker Andrews" w:date="2020-10-07T12:10:00Z">
        <w:r>
          <w:rPr>
            <w:rFonts w:ascii="Times New Roman" w:hAnsi="Times New Roman" w:cs="Times New Roman"/>
            <w:bCs/>
            <w:sz w:val="24"/>
            <w:szCs w:val="24"/>
          </w:rPr>
          <w:t>y</w:t>
        </w:r>
      </w:ins>
      <w:ins w:id="1918" w:author="Tucker Andrews" w:date="2020-10-07T13:05:00Z">
        <w:r w:rsidR="00591D99">
          <w:rPr>
            <w:rFonts w:ascii="Times New Roman" w:hAnsi="Times New Roman" w:cs="Times New Roman"/>
            <w:bCs/>
            <w:sz w:val="24"/>
            <w:szCs w:val="24"/>
          </w:rPr>
          <w:t xml:space="preserve"> (%, within column)</w:t>
        </w:r>
      </w:ins>
      <w:ins w:id="1919" w:author="Tucker Andrews" w:date="2020-10-07T12:10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1920" w:author="Tucker Andrews" w:date="2020-10-07T12:15:00Z">
        <w:r>
          <w:rPr>
            <w:rFonts w:ascii="Times New Roman" w:hAnsi="Times New Roman" w:cs="Times New Roman"/>
            <w:bCs/>
            <w:sz w:val="24"/>
            <w:szCs w:val="24"/>
          </w:rPr>
          <w:t xml:space="preserve">of breed in use by </w:t>
        </w:r>
      </w:ins>
      <w:ins w:id="1921" w:author="Tucker Andrews" w:date="2020-10-07T12:10:00Z">
        <w:r>
          <w:rPr>
            <w:rFonts w:ascii="Times New Roman" w:hAnsi="Times New Roman" w:cs="Times New Roman"/>
            <w:bCs/>
            <w:sz w:val="24"/>
            <w:szCs w:val="24"/>
          </w:rPr>
          <w:t>respond</w:t>
        </w:r>
      </w:ins>
      <w:ins w:id="1922" w:author="Tucker Andrews" w:date="2020-10-07T12:13:00Z">
        <w:r>
          <w:rPr>
            <w:rFonts w:ascii="Times New Roman" w:hAnsi="Times New Roman" w:cs="Times New Roman"/>
            <w:bCs/>
            <w:sz w:val="24"/>
            <w:szCs w:val="24"/>
          </w:rPr>
          <w:t>ent</w:t>
        </w:r>
      </w:ins>
      <w:ins w:id="1923" w:author="Tucker Andrews" w:date="2020-10-07T12:10:00Z">
        <w:r>
          <w:rPr>
            <w:rFonts w:ascii="Times New Roman" w:hAnsi="Times New Roman" w:cs="Times New Roman"/>
            <w:bCs/>
            <w:sz w:val="24"/>
            <w:szCs w:val="24"/>
          </w:rPr>
          <w:t xml:space="preserve"> dairy farm</w:t>
        </w:r>
      </w:ins>
      <w:ins w:id="1924" w:author="Tucker Andrews" w:date="2020-10-07T12:11:00Z">
        <w:r>
          <w:rPr>
            <w:rFonts w:ascii="Times New Roman" w:hAnsi="Times New Roman" w:cs="Times New Roman"/>
            <w:bCs/>
            <w:sz w:val="24"/>
            <w:szCs w:val="24"/>
          </w:rPr>
          <w:t>s</w:t>
        </w:r>
      </w:ins>
      <w:ins w:id="1925" w:author="Tucker Andrews" w:date="2020-10-07T12:14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1926" w:author="Tucker Andrews" w:date="2020-10-07T12:15:00Z">
        <w:r>
          <w:rPr>
            <w:rFonts w:ascii="Times New Roman" w:hAnsi="Times New Roman" w:cs="Times New Roman"/>
            <w:bCs/>
            <w:sz w:val="24"/>
            <w:szCs w:val="24"/>
          </w:rPr>
          <w:t>among housing and bedding styles</w:t>
        </w:r>
      </w:ins>
      <w:ins w:id="1927" w:author="Tucker Andrews" w:date="2020-10-07T12:11:00Z">
        <w:r>
          <w:rPr>
            <w:rFonts w:ascii="Times New Roman" w:hAnsi="Times New Roman" w:cs="Times New Roman"/>
            <w:bCs/>
            <w:sz w:val="24"/>
            <w:szCs w:val="24"/>
          </w:rPr>
          <w:t>. Three farms</w:t>
        </w:r>
      </w:ins>
      <w:ins w:id="1928" w:author="Tucker Andrews" w:date="2020-10-07T12:12:00Z">
        <w:r>
          <w:rPr>
            <w:rFonts w:ascii="Times New Roman" w:hAnsi="Times New Roman" w:cs="Times New Roman"/>
            <w:bCs/>
            <w:sz w:val="24"/>
            <w:szCs w:val="24"/>
          </w:rPr>
          <w:t>, one</w:t>
        </w:r>
      </w:ins>
      <w:ins w:id="1929" w:author="Tucker Andrews" w:date="2020-10-07T12:11:00Z">
        <w:r>
          <w:rPr>
            <w:rFonts w:ascii="Times New Roman" w:hAnsi="Times New Roman" w:cs="Times New Roman"/>
            <w:bCs/>
            <w:sz w:val="24"/>
            <w:szCs w:val="24"/>
          </w:rPr>
          <w:t xml:space="preserve"> from </w:t>
        </w:r>
      </w:ins>
      <w:ins w:id="1930" w:author="Tucker Andrews" w:date="2020-10-07T12:12:00Z">
        <w:r>
          <w:rPr>
            <w:rFonts w:ascii="Times New Roman" w:hAnsi="Times New Roman" w:cs="Times New Roman"/>
            <w:bCs/>
            <w:sz w:val="24"/>
            <w:szCs w:val="24"/>
          </w:rPr>
          <w:t xml:space="preserve">each of bedding styles Freestall Sand, Freestall Wood, and </w:t>
        </w:r>
        <w:proofErr w:type="spellStart"/>
        <w:r>
          <w:rPr>
            <w:rFonts w:ascii="Times New Roman" w:hAnsi="Times New Roman" w:cs="Times New Roman"/>
            <w:bCs/>
            <w:sz w:val="24"/>
            <w:szCs w:val="24"/>
          </w:rPr>
          <w:t>Tiestall</w:t>
        </w:r>
        <w:proofErr w:type="spellEnd"/>
        <w:r>
          <w:rPr>
            <w:rFonts w:ascii="Times New Roman" w:hAnsi="Times New Roman" w:cs="Times New Roman"/>
            <w:bCs/>
            <w:sz w:val="24"/>
            <w:szCs w:val="24"/>
          </w:rPr>
          <w:t xml:space="preserve"> Wood did </w:t>
        </w:r>
      </w:ins>
      <w:ins w:id="1931" w:author="Tucker Andrews" w:date="2020-10-07T12:13:00Z">
        <w:r>
          <w:rPr>
            <w:rFonts w:ascii="Times New Roman" w:hAnsi="Times New Roman" w:cs="Times New Roman"/>
            <w:bCs/>
            <w:sz w:val="24"/>
            <w:szCs w:val="24"/>
          </w:rPr>
          <w:t>not indicate breed and are not included here (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n </w:t>
        </w:r>
        <w:r>
          <w:rPr>
            <w:rFonts w:ascii="Times New Roman" w:hAnsi="Times New Roman" w:cs="Times New Roman"/>
            <w:bCs/>
            <w:sz w:val="24"/>
            <w:szCs w:val="24"/>
          </w:rPr>
          <w:t>= 143).</w:t>
        </w:r>
      </w:ins>
      <w:ins w:id="1932" w:author="Tucker Andrews" w:date="2020-10-07T12:10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moveToRangeStart w:id="1933" w:author="Tucker Andrews" w:date="2020-10-07T13:12:00Z" w:name="move52968788"/>
      <w:moveTo w:id="1934" w:author="Tucker Andrews" w:date="2020-10-07T13:12:00Z">
        <w:r w:rsidR="00DF6997" w:rsidRPr="00C2733D">
          <w:rPr>
            <w:rFonts w:ascii="Times New Roman" w:hAnsi="Times New Roman" w:cs="Times New Roman"/>
            <w:bCs/>
            <w:sz w:val="24"/>
            <w:szCs w:val="24"/>
          </w:rPr>
          <w:t xml:space="preserve">Only breeds that were used on more than </w:t>
        </w:r>
      </w:moveTo>
      <w:ins w:id="1935" w:author="Tucker Andrews" w:date="2020-10-07T13:14:00Z">
        <w:r w:rsidR="005A6F8D">
          <w:rPr>
            <w:rFonts w:ascii="Times New Roman" w:hAnsi="Times New Roman" w:cs="Times New Roman"/>
            <w:bCs/>
            <w:sz w:val="24"/>
            <w:szCs w:val="24"/>
          </w:rPr>
          <w:t>one</w:t>
        </w:r>
      </w:ins>
      <w:moveTo w:id="1936" w:author="Tucker Andrews" w:date="2020-10-07T13:12:00Z">
        <w:del w:id="1937" w:author="Tucker Andrews" w:date="2020-10-07T13:14:00Z">
          <w:r w:rsidR="00DF6997" w:rsidRPr="00C2733D" w:rsidDel="005A6F8D">
            <w:rPr>
              <w:rFonts w:ascii="Times New Roman" w:hAnsi="Times New Roman" w:cs="Times New Roman"/>
              <w:bCs/>
              <w:sz w:val="24"/>
              <w:szCs w:val="24"/>
            </w:rPr>
            <w:delText>two</w:delText>
          </w:r>
        </w:del>
        <w:r w:rsidR="00DF6997" w:rsidRPr="00C2733D">
          <w:rPr>
            <w:rFonts w:ascii="Times New Roman" w:hAnsi="Times New Roman" w:cs="Times New Roman"/>
            <w:bCs/>
            <w:sz w:val="24"/>
            <w:szCs w:val="24"/>
          </w:rPr>
          <w:t xml:space="preserve"> farm</w:t>
        </w:r>
        <w:del w:id="1938" w:author="Tucker Andrews" w:date="2020-10-07T13:14:00Z">
          <w:r w:rsidR="00DF6997" w:rsidRPr="00C2733D" w:rsidDel="005A6F8D">
            <w:rPr>
              <w:rFonts w:ascii="Times New Roman" w:hAnsi="Times New Roman" w:cs="Times New Roman"/>
              <w:bCs/>
              <w:sz w:val="24"/>
              <w:szCs w:val="24"/>
            </w:rPr>
            <w:delText>s</w:delText>
          </w:r>
        </w:del>
        <w:r w:rsidR="00DF6997" w:rsidRPr="00C2733D">
          <w:rPr>
            <w:rFonts w:ascii="Times New Roman" w:hAnsi="Times New Roman" w:cs="Times New Roman"/>
            <w:bCs/>
            <w:sz w:val="24"/>
            <w:szCs w:val="24"/>
          </w:rPr>
          <w:t xml:space="preserve"> were </w:t>
        </w:r>
      </w:moveTo>
      <w:ins w:id="1939" w:author="Tucker Andrews" w:date="2020-10-07T13:13:00Z">
        <w:r w:rsidR="005A6F8D">
          <w:rPr>
            <w:rFonts w:ascii="Times New Roman" w:hAnsi="Times New Roman" w:cs="Times New Roman"/>
            <w:bCs/>
            <w:sz w:val="24"/>
            <w:szCs w:val="24"/>
          </w:rPr>
          <w:t xml:space="preserve">specified in the table; breeds used </w:t>
        </w:r>
      </w:ins>
      <w:ins w:id="1940" w:author="Tucker Andrews" w:date="2020-10-07T13:14:00Z">
        <w:r w:rsidR="005A6F8D">
          <w:rPr>
            <w:rFonts w:ascii="Times New Roman" w:hAnsi="Times New Roman" w:cs="Times New Roman"/>
            <w:bCs/>
            <w:sz w:val="24"/>
            <w:szCs w:val="24"/>
          </w:rPr>
          <w:t>on a single farms were included as “other”.</w:t>
        </w:r>
      </w:ins>
      <w:moveTo w:id="1941" w:author="Tucker Andrews" w:date="2020-10-07T13:12:00Z">
        <w:del w:id="1942" w:author="Tucker Andrews" w:date="2020-10-07T13:13:00Z">
          <w:r w:rsidR="00DF6997" w:rsidRPr="00C2733D" w:rsidDel="005A6F8D">
            <w:rPr>
              <w:rFonts w:ascii="Times New Roman" w:hAnsi="Times New Roman" w:cs="Times New Roman"/>
              <w:bCs/>
              <w:sz w:val="24"/>
              <w:szCs w:val="24"/>
            </w:rPr>
            <w:delText>included in the figure.</w:delText>
          </w:r>
        </w:del>
      </w:moveTo>
      <w:moveToRangeEnd w:id="1933"/>
    </w:p>
    <w:tbl>
      <w:tblPr>
        <w:tblW w:w="9906" w:type="dxa"/>
        <w:tblLook w:val="04A0" w:firstRow="1" w:lastRow="0" w:firstColumn="1" w:lastColumn="0" w:noHBand="0" w:noVBand="1"/>
        <w:tblPrChange w:id="1943" w:author="Tucker Andrews" w:date="2020-10-07T13:07:00Z">
          <w:tblPr>
            <w:tblW w:w="9660" w:type="dxa"/>
            <w:tblLook w:val="04A0" w:firstRow="1" w:lastRow="0" w:firstColumn="1" w:lastColumn="0" w:noHBand="0" w:noVBand="1"/>
          </w:tblPr>
        </w:tblPrChange>
      </w:tblPr>
      <w:tblGrid>
        <w:gridCol w:w="1460"/>
        <w:gridCol w:w="820"/>
        <w:gridCol w:w="820"/>
        <w:gridCol w:w="836"/>
        <w:gridCol w:w="836"/>
        <w:gridCol w:w="836"/>
        <w:gridCol w:w="836"/>
        <w:gridCol w:w="827"/>
        <w:gridCol w:w="826"/>
        <w:gridCol w:w="903"/>
        <w:gridCol w:w="720"/>
        <w:gridCol w:w="186"/>
        <w:tblGridChange w:id="1944">
          <w:tblGrid>
            <w:gridCol w:w="1460"/>
            <w:gridCol w:w="820"/>
            <w:gridCol w:w="820"/>
            <w:gridCol w:w="836"/>
            <w:gridCol w:w="836"/>
            <w:gridCol w:w="836"/>
            <w:gridCol w:w="836"/>
            <w:gridCol w:w="827"/>
            <w:gridCol w:w="826"/>
            <w:gridCol w:w="820"/>
            <w:gridCol w:w="83"/>
            <w:gridCol w:w="737"/>
            <w:gridCol w:w="156"/>
            <w:gridCol w:w="181"/>
          </w:tblGrid>
        </w:tblGridChange>
      </w:tblGrid>
      <w:tr w:rsidR="00591D99" w:rsidRPr="00591D99" w14:paraId="1A81E8D1" w14:textId="77777777" w:rsidTr="00591D99">
        <w:trPr>
          <w:trHeight w:val="288"/>
          <w:ins w:id="1945" w:author="Tucker Andrews" w:date="2020-10-07T13:04:00Z"/>
          <w:trPrChange w:id="1946" w:author="Tucker Andrews" w:date="2020-10-07T13:07:00Z">
            <w:trPr>
              <w:gridAfter w:val="0"/>
              <w:trHeight w:val="288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1947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21E9AF8" w14:textId="77777777" w:rsidR="00591D99" w:rsidRPr="00591D99" w:rsidRDefault="00591D99" w:rsidP="00591D99">
            <w:pPr>
              <w:spacing w:after="0" w:line="240" w:lineRule="auto"/>
              <w:rPr>
                <w:ins w:id="1948" w:author="Tucker Andrews" w:date="2020-10-07T13:04:00Z"/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6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  <w:tcPrChange w:id="1949" w:author="Tucker Andrews" w:date="2020-10-07T13:07:00Z">
              <w:tcPr>
                <w:tcW w:w="8200" w:type="dxa"/>
                <w:gridSpan w:val="11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B2BCDC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5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5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Housing Bedding Style</w:t>
              </w:r>
            </w:ins>
          </w:p>
        </w:tc>
      </w:tr>
      <w:tr w:rsidR="00591D99" w:rsidRPr="00591D99" w14:paraId="27ABD63F" w14:textId="77777777" w:rsidTr="00591D99">
        <w:tblPrEx>
          <w:tblPrExChange w:id="1952" w:author="Tucker Andrews" w:date="2020-10-07T13:07:00Z">
            <w:tblPrEx>
              <w:tblW w:w="10074" w:type="dxa"/>
            </w:tblPrEx>
          </w:tblPrExChange>
        </w:tblPrEx>
        <w:trPr>
          <w:gridAfter w:val="1"/>
          <w:wAfter w:w="186" w:type="dxa"/>
          <w:trHeight w:val="732"/>
          <w:ins w:id="1953" w:author="Tucker Andrews" w:date="2020-10-07T13:04:00Z"/>
          <w:trPrChange w:id="1954" w:author="Tucker Andrews" w:date="2020-10-07T13:07:00Z">
            <w:trPr>
              <w:gridAfter w:val="1"/>
              <w:wAfter w:w="181" w:type="dxa"/>
              <w:trHeight w:val="7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1955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4CD6322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5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57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5660D49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5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5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Bedded Pack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60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5BC8520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6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6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Bedded Pack Plus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63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2F00116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6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6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 xml:space="preserve">Freestall    &amp; </w:t>
              </w:r>
              <w:proofErr w:type="spellStart"/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Tiestall</w:t>
              </w:r>
              <w:proofErr w:type="spellEnd"/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66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30A8E9C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6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6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Freestall Sand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69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5B1E0C3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7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7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Freestall Sand &amp; Wood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72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2AC7F41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7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7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Freestall Wood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75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53EC338E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7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7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Loose Housing Wood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78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2782AB9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7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ins w:id="198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Tiestall</w:t>
              </w:r>
              <w:proofErr w:type="spellEnd"/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 xml:space="preserve"> Other Bedding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81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5AFCE9D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8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ins w:id="198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Tiestall</w:t>
              </w:r>
              <w:proofErr w:type="spellEnd"/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 xml:space="preserve"> Wood</w:t>
              </w:r>
            </w:ins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  <w:tcPrChange w:id="1984" w:author="Tucker Andrews" w:date="2020-10-07T13:07:00Z">
              <w:tcPr>
                <w:tcW w:w="89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</w:tcPrChange>
          </w:tcPr>
          <w:p w14:paraId="33A3A2DD" w14:textId="77777777" w:rsidR="00591D99" w:rsidRPr="00591D99" w:rsidRDefault="00591D99">
            <w:pPr>
              <w:spacing w:after="0" w:line="240" w:lineRule="auto"/>
              <w:ind w:right="-366"/>
              <w:jc w:val="center"/>
              <w:rPr>
                <w:ins w:id="198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pPrChange w:id="1986" w:author="Tucker Andrews" w:date="2020-10-07T13:07:00Z">
                <w:pPr>
                  <w:spacing w:after="0" w:line="240" w:lineRule="auto"/>
                  <w:jc w:val="center"/>
                </w:pPr>
              </w:pPrChange>
            </w:pPr>
            <w:ins w:id="198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Total</w:t>
              </w:r>
            </w:ins>
          </w:p>
        </w:tc>
      </w:tr>
      <w:tr w:rsidR="00591D99" w:rsidRPr="00591D99" w14:paraId="2B2BC411" w14:textId="77777777" w:rsidTr="00591D99">
        <w:tblPrEx>
          <w:tblPrExChange w:id="1988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1989" w:author="Tucker Andrews" w:date="2020-10-07T13:04:00Z"/>
          <w:trPrChange w:id="1990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1991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06470030" w14:textId="77777777" w:rsidR="00591D99" w:rsidRPr="00591D99" w:rsidRDefault="00591D99" w:rsidP="00591D99">
            <w:pPr>
              <w:spacing w:after="0" w:line="240" w:lineRule="auto"/>
              <w:rPr>
                <w:ins w:id="199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ins w:id="199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Ayrhire</w:t>
              </w:r>
              <w:proofErr w:type="spellEnd"/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, Holstein, Jersey, cross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1994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DEE7F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9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9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(11.1)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1997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76916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199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199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00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5B4003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0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0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03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783C5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0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0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(5.9)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06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B03FC2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0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0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09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8AC100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1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1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12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A1B20CD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1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1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15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C61F6E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1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1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(16.7)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18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B0995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1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2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(3.2)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21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F6E13D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2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2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5 (3.5)</w:t>
              </w:r>
            </w:ins>
          </w:p>
        </w:tc>
      </w:tr>
      <w:tr w:rsidR="00591D99" w:rsidRPr="00591D99" w14:paraId="5943A3E1" w14:textId="77777777" w:rsidTr="00591D99">
        <w:tblPrEx>
          <w:tblPrExChange w:id="2024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025" w:author="Tucker Andrews" w:date="2020-10-07T13:04:00Z"/>
          <w:trPrChange w:id="2026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027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490D9106" w14:textId="77777777" w:rsidR="00591D99" w:rsidRPr="00591D99" w:rsidRDefault="00591D99" w:rsidP="00591D99">
            <w:pPr>
              <w:spacing w:after="0" w:line="240" w:lineRule="auto"/>
              <w:rPr>
                <w:ins w:id="202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2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Ayrshire, Jersey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30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8816CA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3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3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33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31CB2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3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3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36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94AC55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3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3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39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81B3AF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4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4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42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D71E0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4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4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45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A71FF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4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4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48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8266D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4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5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51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8B0996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5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5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54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F9E6F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5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5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(4.8)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57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1DCCB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5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5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(2.1)</w:t>
              </w:r>
            </w:ins>
          </w:p>
        </w:tc>
      </w:tr>
      <w:tr w:rsidR="00591D99" w:rsidRPr="00591D99" w14:paraId="70DF76EB" w14:textId="77777777" w:rsidTr="00591D99">
        <w:tblPrEx>
          <w:tblPrExChange w:id="2060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061" w:author="Tucker Andrews" w:date="2020-10-07T13:04:00Z"/>
          <w:trPrChange w:id="2062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063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12F2E474" w14:textId="77777777" w:rsidR="00591D99" w:rsidRPr="00591D99" w:rsidRDefault="00591D99" w:rsidP="00591D99">
            <w:pPr>
              <w:spacing w:after="0" w:line="240" w:lineRule="auto"/>
              <w:rPr>
                <w:ins w:id="206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6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Holstein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66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32F75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6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6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69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472C67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7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7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4 (30.8)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72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E7F51E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7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7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(33.3)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75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7690C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7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7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(11.8)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78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9D8F4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7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8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(75)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81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8EF807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8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8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8 (40)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84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CDFED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8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8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87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B6067F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8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8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90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241D2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9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9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16 (25.8)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093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7FA4B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09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09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36 (25.2)</w:t>
              </w:r>
            </w:ins>
          </w:p>
        </w:tc>
      </w:tr>
      <w:tr w:rsidR="00591D99" w:rsidRPr="00591D99" w14:paraId="28224103" w14:textId="77777777" w:rsidTr="00591D99">
        <w:tblPrEx>
          <w:tblPrExChange w:id="2096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097" w:author="Tucker Andrews" w:date="2020-10-07T13:04:00Z"/>
          <w:trPrChange w:id="2098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099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47E1FF2B" w14:textId="77777777" w:rsidR="00591D99" w:rsidRPr="00591D99" w:rsidRDefault="00591D99" w:rsidP="00591D99">
            <w:pPr>
              <w:spacing w:after="0" w:line="240" w:lineRule="auto"/>
              <w:rPr>
                <w:ins w:id="210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0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Holstein cross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02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0700BE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0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0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05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B456F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0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0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(7.7)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08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79D2D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0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1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11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9A856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1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1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(5.9)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14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FBBD1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1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1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17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91256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1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1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(5)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20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55577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2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2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23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08F86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2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2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26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92E332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2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2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29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6E222E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3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3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(2.1)</w:t>
              </w:r>
            </w:ins>
          </w:p>
        </w:tc>
      </w:tr>
      <w:tr w:rsidR="00591D99" w:rsidRPr="00591D99" w14:paraId="30A61872" w14:textId="77777777" w:rsidTr="00591D99">
        <w:tblPrEx>
          <w:tblPrExChange w:id="2132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133" w:author="Tucker Andrews" w:date="2020-10-07T13:04:00Z"/>
          <w:trPrChange w:id="2134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135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4524E522" w14:textId="77777777" w:rsidR="00591D99" w:rsidRPr="00591D99" w:rsidRDefault="00591D99" w:rsidP="00591D99">
            <w:pPr>
              <w:spacing w:after="0" w:line="240" w:lineRule="auto"/>
              <w:rPr>
                <w:ins w:id="213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3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Holstein, Jersey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38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77296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3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4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(11.1)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41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7C75B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4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4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(7.7)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44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BDB04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4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4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47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20346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4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4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50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869454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5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5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53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F5369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5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5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56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3C94D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5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5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59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E27400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6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6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62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D0BF7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6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6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(3.2)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65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DE70F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6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6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4 (2.8)</w:t>
              </w:r>
            </w:ins>
          </w:p>
        </w:tc>
      </w:tr>
      <w:tr w:rsidR="00591D99" w:rsidRPr="00591D99" w14:paraId="6D280E3F" w14:textId="77777777" w:rsidTr="00591D99">
        <w:tblPrEx>
          <w:tblPrExChange w:id="2168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169" w:author="Tucker Andrews" w:date="2020-10-07T13:04:00Z"/>
          <w:trPrChange w:id="2170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171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6F0499C3" w14:textId="77777777" w:rsidR="00591D99" w:rsidRPr="00591D99" w:rsidRDefault="00591D99" w:rsidP="00591D99">
            <w:pPr>
              <w:spacing w:after="0" w:line="240" w:lineRule="auto"/>
              <w:rPr>
                <w:ins w:id="217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7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Holstein, Jersey, cross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74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E8BD19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7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7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(11.1)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77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F367BD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7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7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4 (30.8)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80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DFA31D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8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8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(22.2)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83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81674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8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8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7 (41.2)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86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63DD2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8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8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(25)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89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28947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9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9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(15)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92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D4448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9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9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95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563B8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9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19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(16.7)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198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3651E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19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0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13 (21)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01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F0FD0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0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0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32 (22.4)</w:t>
              </w:r>
            </w:ins>
          </w:p>
        </w:tc>
      </w:tr>
      <w:tr w:rsidR="00591D99" w:rsidRPr="00591D99" w14:paraId="3E8D84D8" w14:textId="77777777" w:rsidTr="00591D99">
        <w:tblPrEx>
          <w:tblPrExChange w:id="2204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205" w:author="Tucker Andrews" w:date="2020-10-07T13:04:00Z"/>
          <w:trPrChange w:id="2206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207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34B767C5" w14:textId="77777777" w:rsidR="00591D99" w:rsidRPr="00591D99" w:rsidRDefault="00591D99" w:rsidP="00591D99">
            <w:pPr>
              <w:spacing w:after="0" w:line="240" w:lineRule="auto"/>
              <w:rPr>
                <w:ins w:id="220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0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Jersey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10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B14C52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1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1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4 (44.4)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13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6DC928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1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1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16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6ED4C2F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1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1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19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908170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2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2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(17.6)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22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C281C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2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2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25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F96BD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2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2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(15)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28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AAC196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2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3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31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D19752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3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3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(33.3)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34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A6FA22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3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3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17 (27.4)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37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9D6BFE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3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3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29 (20.3)</w:t>
              </w:r>
            </w:ins>
          </w:p>
        </w:tc>
      </w:tr>
      <w:tr w:rsidR="00591D99" w:rsidRPr="00591D99" w14:paraId="46AC1E77" w14:textId="77777777" w:rsidTr="00591D99">
        <w:tblPrEx>
          <w:tblPrExChange w:id="2240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241" w:author="Tucker Andrews" w:date="2020-10-07T13:04:00Z"/>
          <w:trPrChange w:id="2242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243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562E30A7" w14:textId="77777777" w:rsidR="00591D99" w:rsidRPr="00591D99" w:rsidRDefault="00591D99" w:rsidP="00591D99">
            <w:pPr>
              <w:spacing w:after="0" w:line="240" w:lineRule="auto"/>
              <w:rPr>
                <w:ins w:id="224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4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Jersey cross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46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0D5CDF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4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4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(11.1)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49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CB0A790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5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5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52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8FCE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5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5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55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AB0F9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5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5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(5.9)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58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8226B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5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6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61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1414E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6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6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(5)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64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B735E6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6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6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67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3FA5A8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6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6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70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6FF2A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7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7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(3.2)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73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FBC5240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7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7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5 (3.5)</w:t>
              </w:r>
            </w:ins>
          </w:p>
        </w:tc>
      </w:tr>
      <w:tr w:rsidR="00591D99" w:rsidRPr="00591D99" w14:paraId="549A9E75" w14:textId="77777777" w:rsidTr="00591D99">
        <w:tblPrEx>
          <w:tblPrExChange w:id="2276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277" w:author="Tucker Andrews" w:date="2020-10-07T13:04:00Z"/>
          <w:trPrChange w:id="2278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279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5419A46E" w14:textId="77777777" w:rsidR="00591D99" w:rsidRPr="00591D99" w:rsidRDefault="00591D99" w:rsidP="00591D99">
            <w:pPr>
              <w:spacing w:after="0" w:line="240" w:lineRule="auto"/>
              <w:rPr>
                <w:ins w:id="228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8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Mixed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82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C5EAB2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8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8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85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C9AD9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8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8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(7.7)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88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156EA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8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9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(22.2)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91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4376C7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9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9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(5.9)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94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30964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9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9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297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01B71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29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29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00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D91DD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0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0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03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5B3F1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0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0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(16.7)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06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910C3B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0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0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5 (8.1)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09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8F256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1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1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10 (7)</w:t>
              </w:r>
            </w:ins>
          </w:p>
        </w:tc>
      </w:tr>
      <w:tr w:rsidR="00591D99" w:rsidRPr="00591D99" w14:paraId="7FAAD2CA" w14:textId="77777777" w:rsidTr="00591D99">
        <w:tblPrEx>
          <w:tblPrExChange w:id="2312" w:author="Tucker Andrews" w:date="2020-10-07T13:07:00Z">
            <w:tblPrEx>
              <w:tblW w:w="10074" w:type="dxa"/>
            </w:tblPrEx>
          </w:tblPrExChange>
        </w:tblPrEx>
        <w:trPr>
          <w:trHeight w:val="432"/>
          <w:ins w:id="2313" w:author="Tucker Andrews" w:date="2020-10-07T13:04:00Z"/>
          <w:trPrChange w:id="2314" w:author="Tucker Andrews" w:date="2020-10-07T13:07:00Z">
            <w:trPr>
              <w:trHeight w:val="432"/>
            </w:trPr>
          </w:trPrChange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  <w:tcPrChange w:id="2315" w:author="Tucker Andrews" w:date="2020-10-07T13:07:00Z">
              <w:tcPr>
                <w:tcW w:w="14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4ABDD7A1" w14:textId="77777777" w:rsidR="00591D99" w:rsidRPr="00591D99" w:rsidRDefault="00591D99" w:rsidP="00591D99">
            <w:pPr>
              <w:spacing w:after="0" w:line="240" w:lineRule="auto"/>
              <w:rPr>
                <w:ins w:id="231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1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Other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18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060F4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1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2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(11.1)</w:t>
              </w:r>
            </w:ins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21" w:author="Tucker Andrews" w:date="2020-10-07T13:07:00Z">
              <w:tcPr>
                <w:tcW w:w="82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8433AA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2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2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(15.4)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24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1BECEC1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2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2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(22.2)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27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0EC5B0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2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2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(5.9)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30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1C2C948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3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3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0 (0)</w:t>
              </w:r>
            </w:ins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33" w:author="Tucker Andrews" w:date="2020-10-07T13:07:00Z">
              <w:tcPr>
                <w:tcW w:w="83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8B0888C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3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3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4 (20)</w:t>
              </w:r>
            </w:ins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36" w:author="Tucker Andrews" w:date="2020-10-07T13:07:00Z">
              <w:tcPr>
                <w:tcW w:w="82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773684F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3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3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 (100)</w:t>
              </w:r>
            </w:ins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39" w:author="Tucker Andrews" w:date="2020-10-07T13:07:00Z">
              <w:tcPr>
                <w:tcW w:w="82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1756582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4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4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 (16.7)</w:t>
              </w:r>
            </w:ins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42" w:author="Tucker Andrews" w:date="2020-10-07T13:07:00Z">
              <w:tcPr>
                <w:tcW w:w="903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C3F8A7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4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4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 (3.2)</w:t>
              </w:r>
            </w:ins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2345" w:author="Tucker Andrews" w:date="2020-10-07T13:07:00Z">
              <w:tcPr>
                <w:tcW w:w="1073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2702FE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4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4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16 (11.2)</w:t>
              </w:r>
            </w:ins>
          </w:p>
        </w:tc>
      </w:tr>
      <w:tr w:rsidR="00591D99" w:rsidRPr="00591D99" w14:paraId="0F4ADB05" w14:textId="77777777" w:rsidTr="00591D99">
        <w:trPr>
          <w:trHeight w:val="288"/>
          <w:ins w:id="2348" w:author="Tucker Andrews" w:date="2020-10-07T13:04:00Z"/>
          <w:trPrChange w:id="2349" w:author="Tucker Andrews" w:date="2020-10-07T13:07:00Z">
            <w:trPr>
              <w:gridAfter w:val="0"/>
              <w:trHeight w:val="288"/>
            </w:trPr>
          </w:trPrChange>
        </w:trPr>
        <w:tc>
          <w:tcPr>
            <w:tcW w:w="14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50" w:author="Tucker Andrews" w:date="2020-10-07T13:07:00Z">
              <w:tcPr>
                <w:tcW w:w="146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7658DC9" w14:textId="77777777" w:rsidR="00591D99" w:rsidRPr="00591D99" w:rsidRDefault="00591D99" w:rsidP="00591D99">
            <w:pPr>
              <w:spacing w:after="0" w:line="240" w:lineRule="auto"/>
              <w:rPr>
                <w:ins w:id="235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5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Total</w:t>
              </w:r>
            </w:ins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53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DFD4257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54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55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9</w:t>
              </w:r>
            </w:ins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56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7E6FA2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57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58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13</w:t>
              </w:r>
            </w:ins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59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3171EB4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60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61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9</w:t>
              </w:r>
            </w:ins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62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901C140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63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64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17</w:t>
              </w:r>
            </w:ins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65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35F7045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66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67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4</w:t>
              </w:r>
            </w:ins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68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F62CD80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69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70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20</w:t>
              </w:r>
            </w:ins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71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C727773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72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73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3</w:t>
              </w:r>
            </w:ins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74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E5D495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75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76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6</w:t>
              </w:r>
            </w:ins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77" w:author="Tucker Andrews" w:date="2020-10-07T13:07:00Z">
              <w:tcPr>
                <w:tcW w:w="82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BD3BB9E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78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79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62</w:t>
              </w:r>
            </w:ins>
          </w:p>
        </w:tc>
        <w:tc>
          <w:tcPr>
            <w:tcW w:w="9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80" w:author="Tucker Andrews" w:date="2020-10-07T13:07:00Z">
              <w:tcPr>
                <w:tcW w:w="820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4D15F89" w14:textId="77777777" w:rsidR="00591D99" w:rsidRPr="00591D99" w:rsidRDefault="00591D99" w:rsidP="00591D99">
            <w:pPr>
              <w:spacing w:after="0" w:line="240" w:lineRule="auto"/>
              <w:jc w:val="center"/>
              <w:rPr>
                <w:ins w:id="2381" w:author="Tucker Andrews" w:date="2020-10-07T13:04:00Z"/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ins w:id="2382" w:author="Tucker Andrews" w:date="2020-10-07T13:04:00Z">
              <w:r w:rsidRPr="00591D99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</w:rPr>
                <w:t>143</w:t>
              </w:r>
            </w:ins>
          </w:p>
        </w:tc>
      </w:tr>
    </w:tbl>
    <w:p w14:paraId="2985F327" w14:textId="763CE1A3" w:rsidR="004D1789" w:rsidRPr="00662AF8" w:rsidDel="00662AF8" w:rsidRDefault="004D1789" w:rsidP="00CB57EC">
      <w:pPr>
        <w:tabs>
          <w:tab w:val="left" w:pos="360"/>
          <w:tab w:val="left" w:pos="720"/>
        </w:tabs>
        <w:spacing w:after="0" w:line="480" w:lineRule="auto"/>
        <w:rPr>
          <w:del w:id="2383" w:author="Tucker Andrews" w:date="2020-10-07T12:42:00Z"/>
          <w:rFonts w:ascii="Times New Roman" w:hAnsi="Times New Roman" w:cs="Times New Roman"/>
          <w:bCs/>
          <w:sz w:val="18"/>
          <w:szCs w:val="18"/>
          <w:rPrChange w:id="2384" w:author="Tucker Andrews" w:date="2020-10-07T12:44:00Z">
            <w:rPr>
              <w:del w:id="2385" w:author="Tucker Andrews" w:date="2020-10-07T12:42:00Z"/>
              <w:rFonts w:ascii="Times New Roman" w:hAnsi="Times New Roman" w:cs="Times New Roman"/>
              <w:sz w:val="24"/>
              <w:szCs w:val="24"/>
            </w:rPr>
          </w:rPrChange>
        </w:rPr>
      </w:pPr>
      <w:del w:id="2386" w:author="Tucker Andrews" w:date="2020-10-07T12:42:00Z">
        <w:r w:rsidRPr="00662AF8" w:rsidDel="00662AF8">
          <w:rPr>
            <w:rFonts w:ascii="Times New Roman" w:hAnsi="Times New Roman" w:cs="Times New Roman"/>
            <w:bCs/>
            <w:sz w:val="18"/>
            <w:szCs w:val="18"/>
            <w:rPrChange w:id="2387" w:author="Tucker Andrews" w:date="2020-10-07T12:44:00Z">
              <w:rPr>
                <w:rFonts w:ascii="Times New Roman" w:hAnsi="Times New Roman" w:cs="Times New Roman"/>
                <w:bCs/>
                <w:sz w:val="24"/>
                <w:szCs w:val="24"/>
              </w:rPr>
            </w:rPrChange>
          </w:rPr>
          <w:br w:type="page"/>
        </w:r>
      </w:del>
    </w:p>
    <w:p w14:paraId="312ED54C" w14:textId="77777777" w:rsidR="00662AF8" w:rsidRPr="00662AF8" w:rsidRDefault="00662AF8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88" w:author="Tucker Andrews" w:date="2020-10-07T12:42:00Z"/>
          <w:rFonts w:ascii="Times New Roman" w:hAnsi="Times New Roman" w:cs="Times New Roman"/>
          <w:bCs/>
          <w:sz w:val="18"/>
          <w:szCs w:val="18"/>
          <w:u w:val="single"/>
          <w:rPrChange w:id="2389" w:author="Tucker Andrews" w:date="2020-10-07T12:44:00Z">
            <w:rPr>
              <w:ins w:id="2390" w:author="Tucker Andrews" w:date="2020-10-07T12:42:00Z"/>
              <w:rFonts w:ascii="Times New Roman" w:hAnsi="Times New Roman" w:cs="Times New Roman"/>
              <w:bCs/>
              <w:sz w:val="24"/>
              <w:szCs w:val="24"/>
              <w:u w:val="single"/>
            </w:rPr>
          </w:rPrChange>
        </w:rPr>
      </w:pPr>
    </w:p>
    <w:p w14:paraId="30455987" w14:textId="77777777" w:rsidR="00662AF8" w:rsidRDefault="00662AF8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1" w:author="Tucker Andrews" w:date="2020-10-07T12:42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4C54A323" w14:textId="5391BFFD" w:rsidR="00662AF8" w:rsidRDefault="00662AF8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2" w:author="Tucker Andrews" w:date="2020-10-07T13:08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197F2B06" w14:textId="1CD31542" w:rsidR="00591D99" w:rsidRDefault="00591D99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3" w:author="Tucker Andrews" w:date="2020-10-07T13:08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68E342CA" w14:textId="6E09362F" w:rsidR="00591D99" w:rsidRDefault="00591D99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4" w:author="Tucker Andrews" w:date="2020-10-07T13:08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727093B2" w14:textId="534BB81E" w:rsidR="00591D99" w:rsidRDefault="00591D99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5" w:author="Tucker Andrews" w:date="2020-10-07T13:08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1AE333F6" w14:textId="7AF41D12" w:rsidR="00591D99" w:rsidRDefault="00591D99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6" w:author="Tucker Andrews" w:date="2020-10-07T13:08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020C4004" w14:textId="41C07CF7" w:rsidR="00591D99" w:rsidRDefault="00591D99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7" w:author="Tucker Andrews" w:date="2020-10-07T13:08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1086ED8B" w14:textId="293A1E3C" w:rsidR="00591D99" w:rsidRDefault="00591D99" w:rsidP="000B6040">
      <w:pPr>
        <w:tabs>
          <w:tab w:val="left" w:pos="360"/>
          <w:tab w:val="left" w:pos="720"/>
        </w:tabs>
        <w:spacing w:after="0" w:line="480" w:lineRule="auto"/>
        <w:ind w:right="-720"/>
        <w:rPr>
          <w:ins w:id="2398" w:author="Tucker Andrews" w:date="2020-10-07T13:08:00Z"/>
          <w:rFonts w:ascii="Times New Roman" w:hAnsi="Times New Roman" w:cs="Times New Roman"/>
          <w:bCs/>
          <w:sz w:val="24"/>
          <w:szCs w:val="24"/>
          <w:u w:val="single"/>
        </w:rPr>
      </w:pPr>
    </w:p>
    <w:p w14:paraId="3ABBD54E" w14:textId="5364CF5C" w:rsidR="00BA3231" w:rsidRPr="00CE559D" w:rsidRDefault="00BA3231">
      <w:pPr>
        <w:tabs>
          <w:tab w:val="left" w:pos="360"/>
          <w:tab w:val="left" w:pos="720"/>
        </w:tabs>
        <w:spacing w:after="0" w:line="480" w:lineRule="auto"/>
        <w:ind w:right="-720"/>
        <w:rPr>
          <w:rFonts w:ascii="Times New Roman" w:hAnsi="Times New Roman" w:cs="Times New Roman"/>
          <w:bCs/>
          <w:sz w:val="24"/>
          <w:szCs w:val="24"/>
          <w:u w:val="single"/>
          <w:rPrChange w:id="2399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rPrChange>
        </w:rPr>
        <w:pPrChange w:id="2400" w:author="Tucker Andrews" w:date="2020-10-07T11:59:00Z">
          <w:pPr>
            <w:tabs>
              <w:tab w:val="left" w:pos="360"/>
              <w:tab w:val="left" w:pos="720"/>
            </w:tabs>
            <w:spacing w:after="0" w:line="480" w:lineRule="auto"/>
          </w:pPr>
        </w:pPrChange>
      </w:pPr>
      <w:r w:rsidRPr="00CE559D">
        <w:rPr>
          <w:rFonts w:ascii="Times New Roman" w:hAnsi="Times New Roman" w:cs="Times New Roman"/>
          <w:bCs/>
          <w:sz w:val="24"/>
          <w:szCs w:val="24"/>
          <w:u w:val="single"/>
          <w:rPrChange w:id="2401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rPrChange>
        </w:rPr>
        <w:t>Figure captions</w:t>
      </w:r>
    </w:p>
    <w:p w14:paraId="14D6B877" w14:textId="2F2E2AD4" w:rsidR="00BA3231" w:rsidDel="000F330A" w:rsidRDefault="00BA3231" w:rsidP="00CB57EC">
      <w:pPr>
        <w:tabs>
          <w:tab w:val="left" w:pos="360"/>
          <w:tab w:val="left" w:pos="720"/>
        </w:tabs>
        <w:spacing w:after="0" w:line="480" w:lineRule="auto"/>
        <w:rPr>
          <w:del w:id="2402" w:author="Tucker Andrews" w:date="2020-10-08T10:25:00Z"/>
          <w:rFonts w:ascii="Times New Roman" w:hAnsi="Times New Roman" w:cs="Times New Roman"/>
          <w:bCs/>
          <w:sz w:val="24"/>
          <w:szCs w:val="24"/>
        </w:rPr>
      </w:pPr>
    </w:p>
    <w:p w14:paraId="192DDC70" w14:textId="77777777" w:rsidR="000F330A" w:rsidRPr="002E7301" w:rsidRDefault="000F330A" w:rsidP="00CB57EC">
      <w:pPr>
        <w:tabs>
          <w:tab w:val="left" w:pos="360"/>
          <w:tab w:val="left" w:pos="720"/>
        </w:tabs>
        <w:spacing w:after="0" w:line="480" w:lineRule="auto"/>
        <w:rPr>
          <w:ins w:id="2403" w:author="Tucker Andrews" w:date="2020-10-08T10:25:00Z"/>
          <w:rFonts w:ascii="Times New Roman" w:hAnsi="Times New Roman" w:cs="Times New Roman"/>
          <w:bCs/>
          <w:sz w:val="24"/>
          <w:szCs w:val="24"/>
        </w:rPr>
      </w:pPr>
    </w:p>
    <w:p w14:paraId="3522C2F2" w14:textId="77777777" w:rsidR="00BA3231" w:rsidRPr="00994760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04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>Figure 1.</w:t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43DE">
        <w:rPr>
          <w:rFonts w:ascii="Times New Roman" w:hAnsi="Times New Roman" w:cs="Times New Roman"/>
          <w:bCs/>
          <w:sz w:val="24"/>
          <w:szCs w:val="24"/>
        </w:rPr>
        <w:t>Timeline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of survey administration. Number of respondents over time using questionnaires administered on either web, first mailing, second mailing, or telephone call.</w:t>
      </w:r>
    </w:p>
    <w:p w14:paraId="7B22D031" w14:textId="1E9C3CCD" w:rsidR="00BA3231" w:rsidRPr="00994760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BEF8582" w14:textId="24E09020" w:rsidR="00BA3231" w:rsidRPr="00CE559D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05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06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>Figure 2.</w:t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Number of farms with</w:t>
      </w:r>
      <w:r w:rsidRPr="003643DE">
        <w:rPr>
          <w:rFonts w:ascii="Times New Roman" w:hAnsi="Times New Roman" w:cs="Times New Roman"/>
          <w:bCs/>
          <w:sz w:val="24"/>
          <w:szCs w:val="24"/>
        </w:rPr>
        <w:t>in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each housing strategy stratified by type of bedding material used. Each stacked bar represents a different housing strategy and </w:t>
      </w:r>
      <w:ins w:id="2407" w:author="Tucker Andrews" w:date="2020-10-07T13:21:00Z">
        <w:r w:rsidR="005A6F8D">
          <w:rPr>
            <w:rFonts w:ascii="Times New Roman" w:hAnsi="Times New Roman" w:cs="Times New Roman"/>
            <w:bCs/>
            <w:sz w:val="24"/>
            <w:szCs w:val="24"/>
          </w:rPr>
          <w:t>pattern</w:t>
        </w:r>
      </w:ins>
      <w:del w:id="2408" w:author="Tucker Andrews" w:date="2020-10-07T13:21:00Z"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09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color</w:delText>
        </w:r>
      </w:del>
      <w:r w:rsidRPr="00CE559D">
        <w:rPr>
          <w:rFonts w:ascii="Times New Roman" w:hAnsi="Times New Roman" w:cs="Times New Roman"/>
          <w:bCs/>
          <w:sz w:val="24"/>
          <w:szCs w:val="24"/>
          <w:rPrChange w:id="241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within bar represents the frequency of bedding material used within each strategy. Producers that reported using a bedded pack barn in combination with another housing type are grouped together (“Bedded Pack Plus”). </w:t>
      </w:r>
    </w:p>
    <w:p w14:paraId="6AD538D8" w14:textId="2D1ED146" w:rsidR="00BA3231" w:rsidRPr="00CE559D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1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77B63D74" w14:textId="77777777" w:rsidR="00BA3231" w:rsidRPr="00A0337B" w:rsidRDefault="00BA3231" w:rsidP="00CB57EC">
      <w:pPr>
        <w:tabs>
          <w:tab w:val="left" w:pos="126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12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>Figure 3.</w:t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Proportion of farms using each </w:t>
      </w:r>
      <w:r w:rsidRPr="003643DE">
        <w:rPr>
          <w:rFonts w:ascii="Times New Roman" w:hAnsi="Times New Roman" w:cs="Times New Roman"/>
          <w:bCs/>
          <w:sz w:val="24"/>
          <w:szCs w:val="24"/>
        </w:rPr>
        <w:t>housing/bedding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type that responded to questionnaires by the method of administration. Bedded pack category includes all farms that reported using a bedded pack solely or in combination with another type of facility. Number (</w:t>
      </w:r>
      <w:r w:rsidRPr="00994760">
        <w:rPr>
          <w:rFonts w:ascii="Times New Roman" w:hAnsi="Times New Roman" w:cs="Times New Roman"/>
          <w:bCs/>
          <w:i/>
          <w:sz w:val="24"/>
          <w:szCs w:val="24"/>
        </w:rPr>
        <w:t>n)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of respondents is shown adjacent to each survey type and category in the legend. “Other” category includes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tiestalls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not bedded with wood (</w:t>
      </w:r>
      <w:r w:rsidRPr="00994760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= 5), farms with both a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lastRenderedPageBreak/>
        <w:t>freestall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and a </w:t>
      </w:r>
      <w:proofErr w:type="spellStart"/>
      <w:r w:rsidRPr="00994760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Pr="00994760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994760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Pr="000606E6">
        <w:rPr>
          <w:rFonts w:ascii="Times New Roman" w:hAnsi="Times New Roman" w:cs="Times New Roman"/>
          <w:bCs/>
          <w:sz w:val="24"/>
          <w:szCs w:val="24"/>
        </w:rPr>
        <w:t xml:space="preserve"> = 9), farms that used non-bedded pack loose housing (</w:t>
      </w:r>
      <w:r w:rsidRPr="000606E6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Pr="004A3011">
        <w:rPr>
          <w:rFonts w:ascii="Times New Roman" w:hAnsi="Times New Roman" w:cs="Times New Roman"/>
          <w:bCs/>
          <w:sz w:val="24"/>
          <w:szCs w:val="24"/>
        </w:rPr>
        <w:t xml:space="preserve"> = 3),</w:t>
      </w:r>
      <w:r w:rsidRPr="00E91661">
        <w:rPr>
          <w:rFonts w:ascii="Times New Roman" w:hAnsi="Times New Roman" w:cs="Times New Roman"/>
          <w:bCs/>
          <w:sz w:val="24"/>
          <w:szCs w:val="24"/>
        </w:rPr>
        <w:t xml:space="preserve"> and farms with </w:t>
      </w:r>
      <w:proofErr w:type="spellStart"/>
      <w:r w:rsidRPr="00E91661">
        <w:rPr>
          <w:rFonts w:ascii="Times New Roman" w:hAnsi="Times New Roman" w:cs="Times New Roman"/>
          <w:bCs/>
          <w:sz w:val="24"/>
          <w:szCs w:val="24"/>
        </w:rPr>
        <w:t>freestalls</w:t>
      </w:r>
      <w:proofErr w:type="spellEnd"/>
      <w:r w:rsidRPr="00E91661">
        <w:rPr>
          <w:rFonts w:ascii="Times New Roman" w:hAnsi="Times New Roman" w:cs="Times New Roman"/>
          <w:bCs/>
          <w:sz w:val="24"/>
          <w:szCs w:val="24"/>
        </w:rPr>
        <w:t xml:space="preserve"> with both sand and wood bedding (</w:t>
      </w:r>
      <w:r w:rsidRPr="00A0337B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Pr="00A0337B">
        <w:rPr>
          <w:rFonts w:ascii="Times New Roman" w:hAnsi="Times New Roman" w:cs="Times New Roman"/>
          <w:bCs/>
          <w:sz w:val="24"/>
          <w:szCs w:val="24"/>
        </w:rPr>
        <w:t xml:space="preserve"> =4).</w:t>
      </w:r>
    </w:p>
    <w:p w14:paraId="124F2986" w14:textId="4B888C28" w:rsidR="00BA3231" w:rsidRPr="002E03A7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0151827" w14:textId="42AC43C8" w:rsidR="00BA3231" w:rsidRPr="00CE559D" w:rsidDel="005A6F8D" w:rsidRDefault="00BA3231" w:rsidP="00CB57EC">
      <w:pPr>
        <w:tabs>
          <w:tab w:val="left" w:pos="360"/>
          <w:tab w:val="left" w:pos="720"/>
        </w:tabs>
        <w:spacing w:after="0" w:line="480" w:lineRule="auto"/>
        <w:rPr>
          <w:del w:id="2413" w:author="Tucker Andrews" w:date="2020-10-07T13:15:00Z"/>
          <w:rFonts w:ascii="Times New Roman" w:hAnsi="Times New Roman" w:cs="Times New Roman"/>
          <w:bCs/>
          <w:sz w:val="24"/>
          <w:szCs w:val="24"/>
          <w:rPrChange w:id="2414" w:author="Tucker Andrews" w:date="2020-10-07T11:36:00Z">
            <w:rPr>
              <w:del w:id="2415" w:author="Tucker Andrews" w:date="2020-10-07T13:15:00Z"/>
              <w:rFonts w:ascii="Times New Roman" w:hAnsi="Times New Roman" w:cs="Times New Roman"/>
              <w:sz w:val="24"/>
              <w:szCs w:val="24"/>
            </w:rPr>
          </w:rPrChange>
        </w:rPr>
      </w:pPr>
      <w:del w:id="2416" w:author="Tucker Andrews" w:date="2020-10-07T13:15:00Z"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17" w:author="Tucker Andrews" w:date="2020-10-07T11:36:00Z">
              <w:rPr>
                <w:rFonts w:ascii="Times New Roman" w:hAnsi="Times New Roman" w:cs="Times New Roman"/>
                <w:b/>
                <w:sz w:val="24"/>
                <w:szCs w:val="24"/>
              </w:rPr>
            </w:rPrChange>
          </w:rPr>
          <w:delText>Figure 4.</w:delText>
        </w:r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18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bookmarkStart w:id="2419" w:name="_Hlk22826995"/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20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Dairy cattle breeds reported among categories of housing and bedding combinations. Each stacked bar represents a different combination of housing strategy and bedding material. The frequency of breed types reported by respondents (n=145) in each housing and bedding category are represented by the different colors within the bar. </w:delText>
        </w:r>
      </w:del>
      <w:moveFromRangeStart w:id="2421" w:author="Tucker Andrews" w:date="2020-10-07T13:12:00Z" w:name="move52968788"/>
      <w:moveFrom w:id="2422" w:author="Tucker Andrews" w:date="2020-10-07T13:12:00Z">
        <w:del w:id="2423" w:author="Tucker Andrews" w:date="2020-10-07T13:15:00Z">
          <w:r w:rsidRPr="00CE559D" w:rsidDel="005A6F8D">
            <w:rPr>
              <w:rFonts w:ascii="Times New Roman" w:hAnsi="Times New Roman" w:cs="Times New Roman"/>
              <w:bCs/>
              <w:sz w:val="24"/>
              <w:szCs w:val="24"/>
              <w:rPrChange w:id="2424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Only breeds that were used on more than two farms were included in the figure. </w:delText>
          </w:r>
        </w:del>
      </w:moveFrom>
      <w:bookmarkEnd w:id="2419"/>
      <w:moveFromRangeEnd w:id="2421"/>
    </w:p>
    <w:p w14:paraId="5075C228" w14:textId="170C3314" w:rsidR="00BA3231" w:rsidRPr="00CE559D" w:rsidDel="005A6F8D" w:rsidRDefault="00BA3231" w:rsidP="00CB57EC">
      <w:pPr>
        <w:tabs>
          <w:tab w:val="left" w:pos="360"/>
          <w:tab w:val="left" w:pos="720"/>
        </w:tabs>
        <w:spacing w:after="0" w:line="480" w:lineRule="auto"/>
        <w:rPr>
          <w:del w:id="2425" w:author="Tucker Andrews" w:date="2020-10-07T13:15:00Z"/>
          <w:rFonts w:ascii="Times New Roman" w:hAnsi="Times New Roman" w:cs="Times New Roman"/>
          <w:bCs/>
          <w:sz w:val="24"/>
          <w:szCs w:val="24"/>
          <w:rPrChange w:id="2426" w:author="Tucker Andrews" w:date="2020-10-07T11:36:00Z">
            <w:rPr>
              <w:del w:id="2427" w:author="Tucker Andrews" w:date="2020-10-07T13:15:00Z"/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116E2B54" w14:textId="48AD3C18" w:rsidR="00BA3231" w:rsidRPr="00CE559D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2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29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 xml:space="preserve">Figure </w:t>
      </w:r>
      <w:ins w:id="2430" w:author="Tucker Andrews" w:date="2020-10-07T13:15:00Z">
        <w:r w:rsidR="005A6F8D">
          <w:rPr>
            <w:rFonts w:ascii="Times New Roman" w:hAnsi="Times New Roman" w:cs="Times New Roman"/>
            <w:bCs/>
            <w:sz w:val="24"/>
            <w:szCs w:val="24"/>
          </w:rPr>
          <w:t>4</w:t>
        </w:r>
      </w:ins>
      <w:del w:id="2431" w:author="Tucker Andrews" w:date="2020-10-07T13:15:00Z"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32" w:author="Tucker Andrews" w:date="2020-10-07T11:36:00Z">
              <w:rPr>
                <w:rFonts w:ascii="Times New Roman" w:hAnsi="Times New Roman" w:cs="Times New Roman"/>
                <w:b/>
                <w:sz w:val="24"/>
                <w:szCs w:val="24"/>
              </w:rPr>
            </w:rPrChange>
          </w:rPr>
          <w:delText>5</w:delText>
        </w:r>
      </w:del>
      <w:r w:rsidRPr="00CE559D">
        <w:rPr>
          <w:rFonts w:ascii="Times New Roman" w:hAnsi="Times New Roman" w:cs="Times New Roman"/>
          <w:bCs/>
          <w:sz w:val="24"/>
          <w:szCs w:val="24"/>
          <w:rPrChange w:id="2433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>.</w:t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Somatic cell counts (SCC) of individual cows in each housing/bedding strategy. Each stacked bar repre</w:t>
      </w:r>
      <w:r w:rsidRPr="003643DE">
        <w:rPr>
          <w:rFonts w:ascii="Times New Roman" w:hAnsi="Times New Roman" w:cs="Times New Roman"/>
          <w:bCs/>
          <w:sz w:val="24"/>
          <w:szCs w:val="24"/>
        </w:rPr>
        <w:t>sents a different combination of housing strategy and bedding material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. </w:t>
      </w:r>
      <w:ins w:id="2434" w:author="Tucker Andrews" w:date="2020-10-07T13:22:00Z">
        <w:r w:rsidR="005A6F8D">
          <w:rPr>
            <w:rFonts w:ascii="Times New Roman" w:hAnsi="Times New Roman" w:cs="Times New Roman"/>
            <w:bCs/>
            <w:sz w:val="24"/>
            <w:szCs w:val="24"/>
          </w:rPr>
          <w:t>Pattern</w:t>
        </w:r>
      </w:ins>
      <w:del w:id="2435" w:author="Tucker Andrews" w:date="2020-10-07T13:22:00Z"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36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Color</w:delText>
        </w:r>
      </w:del>
      <w:r w:rsidRPr="00CE559D">
        <w:rPr>
          <w:rFonts w:ascii="Times New Roman" w:hAnsi="Times New Roman" w:cs="Times New Roman"/>
          <w:bCs/>
          <w:sz w:val="24"/>
          <w:szCs w:val="24"/>
          <w:rPrChange w:id="243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within bar represents frequency of SCC determinations on individual cows (</w:t>
      </w:r>
      <w:r w:rsidRPr="00CE559D">
        <w:rPr>
          <w:rFonts w:ascii="Times New Roman" w:hAnsi="Times New Roman" w:cs="Times New Roman"/>
          <w:bCs/>
          <w:i/>
          <w:sz w:val="24"/>
          <w:szCs w:val="24"/>
          <w:rPrChange w:id="2438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n</w:t>
      </w:r>
      <w:r w:rsidRPr="00CE559D">
        <w:rPr>
          <w:rFonts w:ascii="Times New Roman" w:hAnsi="Times New Roman" w:cs="Times New Roman"/>
          <w:bCs/>
          <w:sz w:val="24"/>
          <w:szCs w:val="24"/>
          <w:rPrChange w:id="243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= 145).</w:t>
      </w:r>
    </w:p>
    <w:p w14:paraId="51CE76C1" w14:textId="5C9812DF" w:rsidR="00BA3231" w:rsidRPr="00CE559D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4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3B096F19" w14:textId="656FF15D" w:rsidR="00BA3231" w:rsidRPr="00994760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41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 xml:space="preserve">Figure </w:t>
      </w:r>
      <w:ins w:id="2442" w:author="Tucker Andrews" w:date="2020-10-07T13:15:00Z">
        <w:r w:rsidR="005A6F8D">
          <w:rPr>
            <w:rFonts w:ascii="Times New Roman" w:hAnsi="Times New Roman" w:cs="Times New Roman"/>
            <w:bCs/>
            <w:sz w:val="24"/>
            <w:szCs w:val="24"/>
          </w:rPr>
          <w:t>5</w:t>
        </w:r>
      </w:ins>
      <w:del w:id="2443" w:author="Tucker Andrews" w:date="2020-10-07T13:15:00Z"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44" w:author="Tucker Andrews" w:date="2020-10-07T11:36:00Z">
              <w:rPr>
                <w:rFonts w:ascii="Times New Roman" w:hAnsi="Times New Roman" w:cs="Times New Roman"/>
                <w:b/>
                <w:sz w:val="24"/>
                <w:szCs w:val="24"/>
              </w:rPr>
            </w:rPrChange>
          </w:rPr>
          <w:delText>6</w:delText>
        </w:r>
      </w:del>
      <w:r w:rsidRPr="00CE559D">
        <w:rPr>
          <w:rFonts w:ascii="Times New Roman" w:hAnsi="Times New Roman" w:cs="Times New Roman"/>
          <w:bCs/>
          <w:sz w:val="24"/>
          <w:szCs w:val="24"/>
          <w:rPrChange w:id="2445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>.</w:t>
      </w:r>
      <w:r w:rsidRPr="002E7301">
        <w:rPr>
          <w:rFonts w:ascii="Times New Roman" w:hAnsi="Times New Roman" w:cs="Times New Roman"/>
          <w:bCs/>
          <w:sz w:val="24"/>
          <w:szCs w:val="24"/>
        </w:rPr>
        <w:t xml:space="preserve"> Number of cows varies among housing/bedding types. Illustrated is a box plot with t</w:t>
      </w:r>
      <w:r w:rsidRPr="003643DE">
        <w:rPr>
          <w:rFonts w:ascii="Times New Roman" w:hAnsi="Times New Roman" w:cs="Times New Roman"/>
          <w:bCs/>
          <w:sz w:val="24"/>
          <w:szCs w:val="24"/>
        </w:rPr>
        <w:t>he center line as median (</w:t>
      </w:r>
      <w:r w:rsidRPr="00994760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=145).  Points represent individual farm herd size.</w:t>
      </w:r>
    </w:p>
    <w:p w14:paraId="5118D212" w14:textId="1D4E3B0B" w:rsidR="00BA3231" w:rsidRPr="00994760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C2BFB13" w14:textId="6B4475C1" w:rsidR="00BA3231" w:rsidRPr="00CE559D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4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47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 xml:space="preserve">Figure </w:t>
      </w:r>
      <w:ins w:id="2448" w:author="Tucker Andrews" w:date="2020-10-07T13:15:00Z">
        <w:r w:rsidR="005A6F8D">
          <w:rPr>
            <w:rFonts w:ascii="Times New Roman" w:hAnsi="Times New Roman" w:cs="Times New Roman"/>
            <w:bCs/>
            <w:sz w:val="24"/>
            <w:szCs w:val="24"/>
          </w:rPr>
          <w:t>6</w:t>
        </w:r>
      </w:ins>
      <w:del w:id="2449" w:author="Tucker Andrews" w:date="2020-10-07T13:15:00Z">
        <w:r w:rsidRPr="00CE559D" w:rsidDel="005A6F8D">
          <w:rPr>
            <w:rFonts w:ascii="Times New Roman" w:hAnsi="Times New Roman" w:cs="Times New Roman"/>
            <w:bCs/>
            <w:sz w:val="24"/>
            <w:szCs w:val="24"/>
            <w:rPrChange w:id="2450" w:author="Tucker Andrews" w:date="2020-10-07T11:36:00Z">
              <w:rPr>
                <w:rFonts w:ascii="Times New Roman" w:hAnsi="Times New Roman" w:cs="Times New Roman"/>
                <w:b/>
                <w:sz w:val="24"/>
                <w:szCs w:val="24"/>
              </w:rPr>
            </w:rPrChange>
          </w:rPr>
          <w:delText>7</w:delText>
        </w:r>
      </w:del>
      <w:r w:rsidRPr="00CE559D">
        <w:rPr>
          <w:rFonts w:ascii="Times New Roman" w:hAnsi="Times New Roman" w:cs="Times New Roman"/>
          <w:bCs/>
          <w:sz w:val="24"/>
          <w:szCs w:val="24"/>
          <w:rPrChange w:id="2451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  <w:t xml:space="preserve">. </w:t>
      </w:r>
      <w:r w:rsidRPr="002E7301">
        <w:rPr>
          <w:rFonts w:ascii="Times New Roman" w:hAnsi="Times New Roman" w:cs="Times New Roman"/>
          <w:bCs/>
          <w:sz w:val="24"/>
          <w:szCs w:val="24"/>
        </w:rPr>
        <w:t>Distribution of management experience in each housing/bedding strategy. Illustrate</w:t>
      </w:r>
      <w:r w:rsidRPr="003643DE">
        <w:rPr>
          <w:rFonts w:ascii="Times New Roman" w:hAnsi="Times New Roman" w:cs="Times New Roman"/>
          <w:bCs/>
          <w:sz w:val="24"/>
          <w:szCs w:val="24"/>
        </w:rPr>
        <w:t>d</w:t>
      </w:r>
      <w:r w:rsidRPr="00994760">
        <w:rPr>
          <w:rFonts w:ascii="Times New Roman" w:hAnsi="Times New Roman" w:cs="Times New Roman"/>
          <w:bCs/>
          <w:sz w:val="24"/>
          <w:szCs w:val="24"/>
        </w:rPr>
        <w:t xml:space="preserve"> is a box plot with a median center line for years of</w:t>
      </w:r>
      <w:del w:id="2452" w:author="Tucker Andrews" w:date="2020-10-07T13:10:00Z">
        <w:r w:rsidRPr="00CE559D" w:rsidDel="00DF6997">
          <w:rPr>
            <w:rFonts w:ascii="Times New Roman" w:hAnsi="Times New Roman" w:cs="Times New Roman"/>
            <w:bCs/>
            <w:sz w:val="24"/>
            <w:szCs w:val="24"/>
            <w:rPrChange w:id="2453" w:author="Tucker Andrews" w:date="2020-10-07T11:3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</w:del>
      <w:r w:rsidRPr="00CE559D">
        <w:rPr>
          <w:rFonts w:ascii="Times New Roman" w:hAnsi="Times New Roman" w:cs="Times New Roman"/>
          <w:bCs/>
          <w:sz w:val="24"/>
          <w:szCs w:val="24"/>
          <w:rPrChange w:id="2454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a) organic dairy experience, and b) total dairy experience (</w:t>
      </w:r>
      <w:r w:rsidRPr="00CE559D">
        <w:rPr>
          <w:rFonts w:ascii="Times New Roman" w:hAnsi="Times New Roman" w:cs="Times New Roman"/>
          <w:bCs/>
          <w:i/>
          <w:sz w:val="24"/>
          <w:szCs w:val="24"/>
          <w:rPrChange w:id="2455" w:author="Tucker Andrews" w:date="2020-10-07T11:36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>n</w:t>
      </w:r>
      <w:r w:rsidRPr="00CE559D">
        <w:rPr>
          <w:rFonts w:ascii="Times New Roman" w:hAnsi="Times New Roman" w:cs="Times New Roman"/>
          <w:bCs/>
          <w:sz w:val="24"/>
          <w:szCs w:val="24"/>
          <w:rPrChange w:id="2456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= 145). </w:t>
      </w:r>
    </w:p>
    <w:p w14:paraId="1D997425" w14:textId="00CC6B3A" w:rsidR="00BA3231" w:rsidRPr="00CE559D" w:rsidRDefault="00BA32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57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5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br w:type="page"/>
      </w:r>
    </w:p>
    <w:p w14:paraId="2BAC9AE8" w14:textId="59A164EF" w:rsidR="00BA3231" w:rsidRPr="00CE559D" w:rsidDel="000F330A" w:rsidRDefault="00BA3231" w:rsidP="00CB57EC">
      <w:pPr>
        <w:tabs>
          <w:tab w:val="left" w:pos="360"/>
          <w:tab w:val="left" w:pos="720"/>
        </w:tabs>
        <w:spacing w:after="0" w:line="480" w:lineRule="auto"/>
        <w:rPr>
          <w:del w:id="2459" w:author="Tucker Andrews" w:date="2020-10-08T10:25:00Z"/>
          <w:rFonts w:ascii="Times New Roman" w:hAnsi="Times New Roman" w:cs="Times New Roman"/>
          <w:bCs/>
          <w:sz w:val="24"/>
          <w:szCs w:val="24"/>
          <w:rPrChange w:id="2460" w:author="Tucker Andrews" w:date="2020-10-07T11:36:00Z">
            <w:rPr>
              <w:del w:id="2461" w:author="Tucker Andrews" w:date="2020-10-08T10:25:00Z"/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60D4283E" w14:textId="67C84561" w:rsidR="000E556D" w:rsidRPr="00CE559D" w:rsidRDefault="00E7709C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u w:val="single"/>
          <w:rPrChange w:id="2462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u w:val="single"/>
          <w:rPrChange w:id="2463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rPrChange>
        </w:rPr>
        <w:t>Figures</w:t>
      </w:r>
    </w:p>
    <w:p w14:paraId="091A762E" w14:textId="4D7B4D88" w:rsidR="00BA3231" w:rsidRPr="003643DE" w:rsidRDefault="00BC035B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ins w:id="2464" w:author="Tucker Andrews" w:date="2020-10-07T09:30:00Z">
        <w:r w:rsidRPr="00CE559D">
          <w:rPr>
            <w:rFonts w:ascii="Times New Roman" w:hAnsi="Times New Roman" w:cs="Times New Roman"/>
            <w:bCs/>
            <w:noProof/>
            <w:sz w:val="24"/>
            <w:szCs w:val="24"/>
            <w:u w:val="single"/>
            <w:rPrChange w:id="2465" w:author="Tucker Andrews" w:date="2020-10-07T11:36:00Z"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</w:rPr>
            </w:rPrChange>
          </w:rPr>
          <w:drawing>
            <wp:anchor distT="0" distB="0" distL="114300" distR="114300" simplePos="0" relativeHeight="251660288" behindDoc="0" locked="0" layoutInCell="1" allowOverlap="1" wp14:anchorId="7D4B11E1" wp14:editId="71071E7E">
              <wp:simplePos x="0" y="0"/>
              <wp:positionH relativeFrom="margin">
                <wp:align>left</wp:align>
              </wp:positionH>
              <wp:positionV relativeFrom="paragraph">
                <wp:posOffset>350520</wp:posOffset>
              </wp:positionV>
              <wp:extent cx="4998720" cy="2392045"/>
              <wp:effectExtent l="0" t="0" r="0" b="8255"/>
              <wp:wrapSquare wrapText="bothSides"/>
              <wp:docPr id="5" name="Picture 5" descr="Graphical user interface,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Graphical user interface, text&#10;&#10;Description automatically generated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5752" cy="2409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="00BA3231" w:rsidRPr="002E7301">
        <w:rPr>
          <w:rFonts w:ascii="Times New Roman" w:hAnsi="Times New Roman" w:cs="Times New Roman"/>
          <w:bCs/>
          <w:sz w:val="24"/>
          <w:szCs w:val="24"/>
        </w:rPr>
        <w:t>Andrews 1</w:t>
      </w:r>
    </w:p>
    <w:p w14:paraId="3F957FDC" w14:textId="15D5FDEE" w:rsidR="00B7038A" w:rsidRPr="00CE559D" w:rsidRDefault="00D2655B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u w:val="single"/>
          <w:rPrChange w:id="2466" w:author="Tucker Andrews" w:date="2020-10-07T11:36:00Z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rPrChange>
        </w:rPr>
      </w:pPr>
      <w:del w:id="2467" w:author="Tucker Andrews" w:date="2020-10-07T09:18:00Z">
        <w:r w:rsidRPr="002E7301" w:rsidDel="00B7038A">
          <w:rPr>
            <w:rFonts w:ascii="Times New Roman" w:hAnsi="Times New Roman" w:cs="Times New Roman"/>
            <w:bCs/>
            <w:noProof/>
            <w:sz w:val="24"/>
            <w:szCs w:val="24"/>
            <w:lang w:bidi="he-IL"/>
          </w:rPr>
          <w:drawing>
            <wp:inline distT="0" distB="0" distL="0" distR="0" wp14:anchorId="24EEF8B2" wp14:editId="40B35AF2">
              <wp:extent cx="5833859" cy="1800664"/>
              <wp:effectExtent l="0" t="0" r="0" b="952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figure 1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5208" cy="18041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B013821" w14:textId="54418AFB" w:rsidR="00E72A31" w:rsidRPr="00CE559D" w:rsidDel="00D122B1" w:rsidRDefault="00F57D14" w:rsidP="00CB57EC">
      <w:pPr>
        <w:tabs>
          <w:tab w:val="left" w:pos="360"/>
          <w:tab w:val="left" w:pos="720"/>
        </w:tabs>
        <w:spacing w:after="0" w:line="480" w:lineRule="auto"/>
        <w:rPr>
          <w:del w:id="2468" w:author="Tucker Andrews" w:date="2020-10-07T09:33:00Z"/>
          <w:rFonts w:ascii="Times New Roman" w:hAnsi="Times New Roman" w:cs="Times New Roman"/>
          <w:bCs/>
          <w:sz w:val="24"/>
          <w:szCs w:val="24"/>
          <w:rPrChange w:id="2469" w:author="Tucker Andrews" w:date="2020-10-07T11:36:00Z">
            <w:rPr>
              <w:del w:id="2470" w:author="Tucker Andrews" w:date="2020-10-07T09:33:00Z"/>
              <w:rFonts w:ascii="Times New Roman" w:hAnsi="Times New Roman" w:cs="Times New Roman"/>
              <w:sz w:val="24"/>
              <w:szCs w:val="24"/>
            </w:rPr>
          </w:rPrChange>
        </w:rPr>
      </w:pPr>
      <w:ins w:id="2471" w:author="Deborah Neher" w:date="2020-09-20T08:21:00Z">
        <w:del w:id="2472" w:author="Tucker Andrews" w:date="2020-10-07T09:33:00Z">
          <w:r w:rsidRPr="002E7301" w:rsidDel="00D122B1">
            <w:rPr>
              <w:rFonts w:ascii="Times New Roman" w:hAnsi="Times New Roman" w:cs="Times New Roman"/>
              <w:bCs/>
              <w:sz w:val="24"/>
              <w:szCs w:val="24"/>
            </w:rPr>
            <w:delText>We need good contrast for each of the arrows. It works for the top two arrows, but the contrast is minimal by the four arrow (2</w:delText>
          </w:r>
          <w:r w:rsidRPr="00CE559D" w:rsidDel="00D122B1">
            <w:rPr>
              <w:rFonts w:ascii="Times New Roman" w:hAnsi="Times New Roman" w:cs="Times New Roman"/>
              <w:bCs/>
              <w:sz w:val="24"/>
              <w:szCs w:val="24"/>
              <w:vertAlign w:val="superscript"/>
              <w:rPrChange w:id="2473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nd</w:delText>
          </w:r>
          <w:r w:rsidRPr="00CE559D" w:rsidDel="00D122B1">
            <w:rPr>
              <w:rFonts w:ascii="Times New Roman" w:hAnsi="Times New Roman" w:cs="Times New Roman"/>
              <w:bCs/>
              <w:sz w:val="24"/>
              <w:szCs w:val="24"/>
              <w:rPrChange w:id="2474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 mailing)</w:delText>
          </w:r>
        </w:del>
      </w:ins>
      <w:ins w:id="2475" w:author="Deborah Neher" w:date="2020-09-20T08:22:00Z">
        <w:del w:id="2476" w:author="Tucker Andrews" w:date="2020-10-07T09:33:00Z">
          <w:r w:rsidRPr="00CE559D" w:rsidDel="00D122B1">
            <w:rPr>
              <w:rFonts w:ascii="Times New Roman" w:hAnsi="Times New Roman" w:cs="Times New Roman"/>
              <w:bCs/>
              <w:sz w:val="24"/>
              <w:szCs w:val="24"/>
              <w:rPrChange w:id="2477" w:author="Tucker Andrews" w:date="2020-10-07T11:36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 …making it hard to read the light text against a light background. Maybe we need to go back to color, or perhaps simpler with wide arrows with black border and text. </w:delText>
          </w:r>
        </w:del>
      </w:ins>
    </w:p>
    <w:p w14:paraId="0B122ED5" w14:textId="2067ECBF" w:rsidR="00036EB5" w:rsidRPr="00CE559D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78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79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br w:type="page"/>
      </w:r>
    </w:p>
    <w:p w14:paraId="4DF22CC2" w14:textId="31B9EEFB" w:rsidR="00E72A31" w:rsidRPr="00CE559D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rPrChange w:id="2480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CE559D">
        <w:rPr>
          <w:rFonts w:ascii="Times New Roman" w:hAnsi="Times New Roman" w:cs="Times New Roman"/>
          <w:bCs/>
          <w:sz w:val="24"/>
          <w:szCs w:val="24"/>
          <w:rPrChange w:id="2481" w:author="Tucker Andrews" w:date="2020-10-07T11:36:00Z">
            <w:rPr>
              <w:rFonts w:ascii="Times New Roman" w:hAnsi="Times New Roman" w:cs="Times New Roman"/>
              <w:sz w:val="24"/>
              <w:szCs w:val="24"/>
            </w:rPr>
          </w:rPrChange>
        </w:rPr>
        <w:lastRenderedPageBreak/>
        <w:t>Andrews 2</w:t>
      </w:r>
    </w:p>
    <w:p w14:paraId="7039256F" w14:textId="5E369C76" w:rsidR="00036EB5" w:rsidRPr="002E7301" w:rsidDel="001831B3" w:rsidRDefault="002864B6" w:rsidP="00CB57EC">
      <w:pPr>
        <w:tabs>
          <w:tab w:val="left" w:pos="360"/>
          <w:tab w:val="left" w:pos="720"/>
        </w:tabs>
        <w:spacing w:after="0" w:line="480" w:lineRule="auto"/>
        <w:rPr>
          <w:del w:id="2482" w:author="Tucker Andrews" w:date="2020-10-08T10:22:00Z"/>
          <w:rFonts w:ascii="Times New Roman" w:hAnsi="Times New Roman" w:cs="Times New Roman"/>
          <w:bCs/>
          <w:sz w:val="24"/>
          <w:szCs w:val="24"/>
        </w:rPr>
      </w:pPr>
      <w:ins w:id="2483" w:author="Tucker Andrews" w:date="2020-10-08T13:01:00Z">
        <w:r>
          <w:rPr>
            <w:rFonts w:ascii="Times New Roman" w:hAnsi="Times New Roman" w:cs="Times New Roman"/>
            <w:bCs/>
            <w:noProof/>
            <w:sz w:val="24"/>
            <w:szCs w:val="24"/>
          </w:rPr>
          <w:drawing>
            <wp:inline distT="0" distB="0" distL="0" distR="0" wp14:anchorId="701D3B5F" wp14:editId="462F466B">
              <wp:extent cx="5039868" cy="3599688"/>
              <wp:effectExtent l="0" t="0" r="8890" b="1270"/>
              <wp:docPr id="13" name="Picture 13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Diagram&#10;&#10;Description automatically generated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9868" cy="35996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D6568A" w14:textId="1092CEA3" w:rsidR="00E72A31" w:rsidRPr="002E7301" w:rsidRDefault="000606E6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del w:id="2484" w:author="Tucker Andrews" w:date="2020-10-07T09:51:00Z">
        <w:r>
          <w:rPr>
            <w:rFonts w:ascii="Times New Roman" w:hAnsi="Times New Roman" w:cs="Times New Roman"/>
            <w:bCs/>
            <w:noProof/>
            <w:sz w:val="24"/>
            <w:szCs w:val="24"/>
          </w:rPr>
          <w:pict w14:anchorId="13EA38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style="width:468.5pt;height:204.5pt;mso-width-percent:0;mso-height-percent:0;mso-width-percent:0;mso-height-percent:0">
              <v:imagedata r:id="rId21" o:title="Fig2_housingxbedding"/>
            </v:shape>
          </w:pict>
        </w:r>
      </w:del>
    </w:p>
    <w:p w14:paraId="0ACE0D7A" w14:textId="7AB5DF4E" w:rsidR="00036EB5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3643DE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E449B90" w14:textId="12EAF084" w:rsidR="00E72A31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lastRenderedPageBreak/>
        <w:t>Andrews 3</w:t>
      </w:r>
    </w:p>
    <w:p w14:paraId="5A19B4A5" w14:textId="55274E29" w:rsidR="00036EB5" w:rsidRPr="002E7301" w:rsidDel="00CF2E02" w:rsidRDefault="00CF2E02" w:rsidP="00CB57EC">
      <w:pPr>
        <w:tabs>
          <w:tab w:val="left" w:pos="360"/>
          <w:tab w:val="left" w:pos="720"/>
        </w:tabs>
        <w:spacing w:after="0" w:line="480" w:lineRule="auto"/>
        <w:rPr>
          <w:del w:id="2485" w:author="Tucker Andrews" w:date="2020-10-08T13:06:00Z"/>
          <w:rFonts w:ascii="Times New Roman" w:hAnsi="Times New Roman" w:cs="Times New Roman"/>
          <w:bCs/>
          <w:sz w:val="24"/>
          <w:szCs w:val="24"/>
        </w:rPr>
      </w:pPr>
      <w:ins w:id="2486" w:author="Tucker Andrews" w:date="2020-10-08T13:06:00Z">
        <w:r>
          <w:rPr>
            <w:rFonts w:ascii="Times New Roman" w:hAnsi="Times New Roman" w:cs="Times New Roman"/>
            <w:bCs/>
            <w:noProof/>
            <w:sz w:val="24"/>
            <w:szCs w:val="24"/>
          </w:rPr>
          <w:drawing>
            <wp:inline distT="0" distB="0" distL="0" distR="0" wp14:anchorId="5FEE563B" wp14:editId="5D37F30E">
              <wp:extent cx="5039868" cy="2788920"/>
              <wp:effectExtent l="0" t="0" r="8890" b="0"/>
              <wp:docPr id="16" name="Picture 16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Diagram&#10;&#10;Description automatically generated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9868" cy="2788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5BAB967" w14:textId="2C146234" w:rsidR="00E72A31" w:rsidRPr="002E7301" w:rsidRDefault="000606E6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del w:id="2487" w:author="Tucker Andrews" w:date="2020-10-07T09:59:00Z">
        <w:r>
          <w:rPr>
            <w:rFonts w:ascii="Times New Roman" w:hAnsi="Times New Roman" w:cs="Times New Roman"/>
            <w:bCs/>
            <w:noProof/>
            <w:sz w:val="24"/>
            <w:szCs w:val="24"/>
          </w:rPr>
          <w:pict w14:anchorId="3B1126E7">
            <v:shape id="_x0000_i1026" type="#_x0000_t75" alt="" style="width:468.5pt;height:167pt;mso-width-percent:0;mso-height-percent:0;mso-width-percent:0;mso-height-percent:0">
              <v:imagedata r:id="rId23" o:title="Fig3_hbxsurveyREL"/>
            </v:shape>
          </w:pict>
        </w:r>
      </w:del>
    </w:p>
    <w:p w14:paraId="7B86A4B3" w14:textId="108DAD1B" w:rsidR="00036EB5" w:rsidRPr="00994760" w:rsidRDefault="00036EB5" w:rsidP="00CB57EC">
      <w:pPr>
        <w:tabs>
          <w:tab w:val="left" w:pos="126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3643DE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022F028" w14:textId="79E4BA10" w:rsidR="00E72A31" w:rsidRPr="00994760" w:rsidRDefault="00036EB5" w:rsidP="00994760">
      <w:pPr>
        <w:tabs>
          <w:tab w:val="left" w:pos="126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Andrews </w:t>
      </w:r>
      <w:r w:rsidR="00DF6997">
        <w:rPr>
          <w:rFonts w:ascii="Times New Roman" w:hAnsi="Times New Roman" w:cs="Times New Roman"/>
          <w:bCs/>
          <w:sz w:val="24"/>
          <w:szCs w:val="24"/>
        </w:rPr>
        <w:t>4</w:t>
      </w:r>
    </w:p>
    <w:p w14:paraId="35F6F26D" w14:textId="77777777" w:rsidR="00036EB5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CA2234F" w14:textId="2F077230" w:rsidR="00E72A31" w:rsidRPr="002E7301" w:rsidRDefault="002A44F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del w:id="2488" w:author="Tucker Andrews" w:date="2020-10-08T13:03:00Z">
        <w:r w:rsidRPr="002E7301" w:rsidDel="002864B6">
          <w:rPr>
            <w:rFonts w:ascii="Times New Roman" w:hAnsi="Times New Roman" w:cs="Times New Roman"/>
            <w:bCs/>
            <w:noProof/>
            <w:sz w:val="24"/>
            <w:szCs w:val="24"/>
          </w:rPr>
          <w:drawing>
            <wp:inline distT="0" distB="0" distL="0" distR="0" wp14:anchorId="1D0FF56B" wp14:editId="75650CEA">
              <wp:extent cx="5038344" cy="2518258"/>
              <wp:effectExtent l="0" t="0" r="0" b="0"/>
              <wp:docPr id="10" name="Picture 10" descr="Diagram, engineering drawing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Diagram, engineering drawing&#10;&#10;Description automatically generated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8344" cy="25182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489" w:author="Tucker Andrews" w:date="2020-10-08T13:03:00Z">
        <w:r w:rsidR="002864B6">
          <w:rPr>
            <w:rFonts w:ascii="Times New Roman" w:hAnsi="Times New Roman" w:cs="Times New Roman"/>
            <w:bCs/>
            <w:noProof/>
            <w:sz w:val="24"/>
            <w:szCs w:val="24"/>
          </w:rPr>
          <w:drawing>
            <wp:inline distT="0" distB="0" distL="0" distR="0" wp14:anchorId="4BB4664A" wp14:editId="2397E683">
              <wp:extent cx="5039868" cy="2519172"/>
              <wp:effectExtent l="0" t="0" r="8890" b="0"/>
              <wp:docPr id="14" name="Picture 14" descr="Diagram, engineering drawing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Picture 14" descr="Diagram, engineering drawing&#10;&#10;Description automatically generated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9868" cy="2519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FD26D8" w14:textId="2C955207" w:rsidR="00036EB5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bookmarkStart w:id="2490" w:name="_Hlk22827096"/>
      <w:r w:rsidRPr="003643DE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9C6B060" w14:textId="0FFC50D4" w:rsidR="00E72A31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Andrews </w:t>
      </w:r>
      <w:r w:rsidR="00DF6997">
        <w:rPr>
          <w:rFonts w:ascii="Times New Roman" w:hAnsi="Times New Roman" w:cs="Times New Roman"/>
          <w:bCs/>
          <w:sz w:val="24"/>
          <w:szCs w:val="24"/>
        </w:rPr>
        <w:t>5</w:t>
      </w:r>
    </w:p>
    <w:p w14:paraId="7F9E300B" w14:textId="7F1EBC73" w:rsidR="00E72A31" w:rsidRPr="00994760" w:rsidRDefault="00E72A31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9307D90" w14:textId="0971FE3D" w:rsidR="00E72A31" w:rsidRPr="002E7301" w:rsidRDefault="000606E6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del w:id="2491" w:author="Tucker Andrews" w:date="2020-10-08T13:12:00Z">
        <w:r>
          <w:rPr>
            <w:rFonts w:ascii="Times New Roman" w:hAnsi="Times New Roman" w:cs="Times New Roman"/>
            <w:bCs/>
            <w:noProof/>
            <w:sz w:val="24"/>
            <w:szCs w:val="24"/>
          </w:rPr>
          <w:pict w14:anchorId="5E45C9F8">
            <v:shape id="_x0000_i1027" type="#_x0000_t75" alt="" style="width:395.5pt;height:253.5pt;mso-width-percent:0;mso-height-percent:0;mso-width-percent:0;mso-height-percent:0">
              <v:imagedata r:id="rId26" o:title="Fig6_cowxhb"/>
            </v:shape>
          </w:pict>
        </w:r>
      </w:del>
      <w:ins w:id="2492" w:author="Tucker Andrews" w:date="2020-10-08T13:12:00Z">
        <w:r w:rsidR="00640D52">
          <w:rPr>
            <w:rFonts w:ascii="Times New Roman" w:hAnsi="Times New Roman" w:cs="Times New Roman"/>
            <w:bCs/>
            <w:noProof/>
            <w:sz w:val="24"/>
            <w:szCs w:val="24"/>
          </w:rPr>
          <w:drawing>
            <wp:inline distT="0" distB="0" distL="0" distR="0" wp14:anchorId="75331445" wp14:editId="0C254661">
              <wp:extent cx="5039868" cy="2519172"/>
              <wp:effectExtent l="0" t="0" r="8890" b="0"/>
              <wp:docPr id="20" name="Picture 20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Picture 20" descr="Diagram&#10;&#10;Description automatically generated"/>
                      <pic:cNvPicPr/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9868" cy="2519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D2E551" w14:textId="25180A63" w:rsidR="00710645" w:rsidRPr="003643DE" w:rsidRDefault="0071064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bookmarkStart w:id="2493" w:name="_Hlk22827155"/>
      <w:bookmarkEnd w:id="2490"/>
    </w:p>
    <w:p w14:paraId="26533AF4" w14:textId="740DF221" w:rsidR="00036EB5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60EE40F" w14:textId="0B9621D7" w:rsidR="00710645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Andrews </w:t>
      </w:r>
      <w:r w:rsidR="00DF6997">
        <w:rPr>
          <w:rFonts w:ascii="Times New Roman" w:hAnsi="Times New Roman" w:cs="Times New Roman"/>
          <w:bCs/>
          <w:sz w:val="24"/>
          <w:szCs w:val="24"/>
        </w:rPr>
        <w:t>6</w:t>
      </w:r>
    </w:p>
    <w:p w14:paraId="4569ED69" w14:textId="76F23B33" w:rsidR="00036EB5" w:rsidRPr="002E7301" w:rsidRDefault="00375E9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del w:id="2494" w:author="Tucker Andrews" w:date="2020-10-08T13:08:00Z">
        <w:r w:rsidDel="00AE0EEA">
          <w:rPr>
            <w:rFonts w:ascii="Times New Roman" w:hAnsi="Times New Roman" w:cs="Times New Roman"/>
            <w:bCs/>
            <w:noProof/>
            <w:sz w:val="24"/>
            <w:szCs w:val="24"/>
          </w:rPr>
          <w:drawing>
            <wp:inline distT="0" distB="0" distL="0" distR="0" wp14:anchorId="572F7183" wp14:editId="5E1A67C8">
              <wp:extent cx="6850380" cy="3238500"/>
              <wp:effectExtent l="0" t="0" r="762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0380" cy="3238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495" w:author="Tucker Andrews" w:date="2020-10-08T13:10:00Z">
        <w:r w:rsidR="000D14D5">
          <w:rPr>
            <w:rFonts w:ascii="Times New Roman" w:hAnsi="Times New Roman" w:cs="Times New Roman"/>
            <w:bCs/>
            <w:noProof/>
            <w:sz w:val="24"/>
            <w:szCs w:val="24"/>
          </w:rPr>
          <w:drawing>
            <wp:inline distT="0" distB="0" distL="0" distR="0" wp14:anchorId="45D5FCE0" wp14:editId="2DBE719D">
              <wp:extent cx="6858000" cy="3243580"/>
              <wp:effectExtent l="0" t="0" r="0" b="0"/>
              <wp:docPr id="19" name="Picture 19" descr="Diagram, engineering drawing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Picture 19" descr="Diagram, engineering drawing&#10;&#10;Description automatically generated"/>
                      <pic:cNvPicPr/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3243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60E2D7" w14:textId="5854C36B" w:rsidR="00710645" w:rsidRPr="002E7301" w:rsidRDefault="0071064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AD4158B" w14:textId="14B44AB2" w:rsidR="00D356A8" w:rsidRPr="003643DE" w:rsidRDefault="00D356A8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bookmarkStart w:id="2496" w:name="_Hlk22827201"/>
      <w:bookmarkEnd w:id="2493"/>
    </w:p>
    <w:p w14:paraId="7B284793" w14:textId="550A8206" w:rsidR="00036EB5" w:rsidRPr="00994760" w:rsidRDefault="00036EB5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994760">
        <w:rPr>
          <w:rFonts w:ascii="Times New Roman" w:hAnsi="Times New Roman" w:cs="Times New Roman"/>
          <w:bCs/>
          <w:sz w:val="24"/>
          <w:szCs w:val="24"/>
          <w:u w:val="single"/>
        </w:rPr>
        <w:br w:type="page"/>
      </w:r>
    </w:p>
    <w:p w14:paraId="4E96E2AC" w14:textId="173FAD86" w:rsidR="0055233A" w:rsidRPr="00994760" w:rsidRDefault="0055233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994760">
        <w:rPr>
          <w:rFonts w:ascii="Times New Roman" w:hAnsi="Times New Roman" w:cs="Times New Roman"/>
          <w:bCs/>
          <w:sz w:val="24"/>
          <w:szCs w:val="24"/>
          <w:u w:val="single"/>
        </w:rPr>
        <w:lastRenderedPageBreak/>
        <w:t>Supplementa</w:t>
      </w:r>
      <w:r w:rsidR="003F7793" w:rsidRPr="00994760">
        <w:rPr>
          <w:rFonts w:ascii="Times New Roman" w:hAnsi="Times New Roman" w:cs="Times New Roman"/>
          <w:bCs/>
          <w:sz w:val="24"/>
          <w:szCs w:val="24"/>
          <w:u w:val="single"/>
        </w:rPr>
        <w:t>l</w:t>
      </w:r>
      <w:r w:rsidRPr="00994760">
        <w:rPr>
          <w:rFonts w:ascii="Times New Roman" w:hAnsi="Times New Roman" w:cs="Times New Roman"/>
          <w:bCs/>
          <w:sz w:val="24"/>
          <w:szCs w:val="24"/>
          <w:u w:val="single"/>
        </w:rPr>
        <w:t xml:space="preserve"> materials</w:t>
      </w:r>
    </w:p>
    <w:p w14:paraId="1F35B444" w14:textId="3ED68E31" w:rsidR="0055233A" w:rsidRPr="00994760" w:rsidRDefault="0055233A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sz w:val="24"/>
          <w:szCs w:val="24"/>
        </w:rPr>
        <w:t>S</w:t>
      </w:r>
      <w:r w:rsidRPr="003643DE">
        <w:rPr>
          <w:rFonts w:ascii="Times New Roman" w:hAnsi="Times New Roman" w:cs="Times New Roman"/>
          <w:bCs/>
          <w:sz w:val="24"/>
          <w:szCs w:val="24"/>
        </w:rPr>
        <w:t xml:space="preserve">1. </w:t>
      </w:r>
      <w:r w:rsidRPr="00994760">
        <w:rPr>
          <w:rFonts w:ascii="Times New Roman" w:hAnsi="Times New Roman" w:cs="Times New Roman"/>
          <w:bCs/>
          <w:sz w:val="24"/>
          <w:szCs w:val="24"/>
        </w:rPr>
        <w:t>Questionnaire</w:t>
      </w:r>
    </w:p>
    <w:p w14:paraId="4819D20E" w14:textId="57FD2BC7" w:rsidR="00710645" w:rsidRPr="002E7301" w:rsidDel="00BE1DA3" w:rsidRDefault="00710645" w:rsidP="00CB57EC">
      <w:pPr>
        <w:tabs>
          <w:tab w:val="left" w:pos="360"/>
          <w:tab w:val="left" w:pos="720"/>
        </w:tabs>
        <w:spacing w:after="0" w:line="480" w:lineRule="auto"/>
        <w:rPr>
          <w:del w:id="2497" w:author="Tucker Andrews" w:date="2020-10-08T10:26:00Z"/>
          <w:rFonts w:ascii="Times New Roman" w:hAnsi="Times New Roman" w:cs="Times New Roman"/>
          <w:bCs/>
          <w:sz w:val="24"/>
          <w:szCs w:val="24"/>
        </w:rPr>
      </w:pPr>
      <w:r w:rsidRPr="002E7301">
        <w:rPr>
          <w:rFonts w:ascii="Times New Roman" w:hAnsi="Times New Roman" w:cs="Times New Roman"/>
          <w:bCs/>
          <w:noProof/>
          <w:sz w:val="24"/>
          <w:szCs w:val="24"/>
          <w:lang w:bidi="he-IL"/>
        </w:rPr>
        <w:drawing>
          <wp:inline distT="0" distB="0" distL="0" distR="0" wp14:anchorId="6E89F750" wp14:editId="3A7E73BD">
            <wp:extent cx="6507480" cy="73779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plemental 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818" cy="73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BE0" w14:textId="573C62A2" w:rsidR="004D1789" w:rsidRPr="00994760" w:rsidRDefault="004D1789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del w:id="2498" w:author="Tucker Andrews" w:date="2020-10-08T10:26:00Z">
        <w:r w:rsidRPr="003643DE" w:rsidDel="00BE1DA3">
          <w:rPr>
            <w:rFonts w:ascii="Times New Roman" w:hAnsi="Times New Roman" w:cs="Times New Roman"/>
            <w:bCs/>
            <w:sz w:val="24"/>
            <w:szCs w:val="24"/>
          </w:rPr>
          <w:lastRenderedPageBreak/>
          <w:br w:type="page"/>
        </w:r>
      </w:del>
    </w:p>
    <w:p w14:paraId="3EF1D811" w14:textId="6227E268" w:rsidR="00312485" w:rsidRPr="002E7301" w:rsidRDefault="00A32020" w:rsidP="00CB57EC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994760">
        <w:rPr>
          <w:rFonts w:ascii="Times New Roman" w:hAnsi="Times New Roman" w:cs="Times New Roman"/>
          <w:bCs/>
          <w:sz w:val="24"/>
          <w:szCs w:val="24"/>
        </w:rPr>
        <w:lastRenderedPageBreak/>
        <w:t>S2. Press Release</w:t>
      </w:r>
      <w:bookmarkEnd w:id="2496"/>
      <w:r w:rsidR="00710645" w:rsidRPr="002E7301">
        <w:rPr>
          <w:rFonts w:ascii="Times New Roman" w:hAnsi="Times New Roman" w:cs="Times New Roman"/>
          <w:bCs/>
          <w:noProof/>
          <w:sz w:val="24"/>
          <w:szCs w:val="24"/>
          <w:lang w:bidi="he-IL"/>
        </w:rPr>
        <w:drawing>
          <wp:inline distT="0" distB="0" distL="0" distR="0" wp14:anchorId="192EECA7" wp14:editId="4CD0533A">
            <wp:extent cx="6576060" cy="77542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pplemental 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725" cy="77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485" w:rsidRPr="002E7301" w:rsidSect="00994760">
      <w:headerReference w:type="even" r:id="rId32"/>
      <w:headerReference w:type="default" r:id="rId33"/>
      <w:pgSz w:w="12240" w:h="15840"/>
      <w:pgMar w:top="1440" w:right="720" w:bottom="1440" w:left="720" w:header="720" w:footer="720" w:gutter="0"/>
      <w:lnNumType w:countBy="1" w:restart="continuous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Tucker Andrews" w:date="2020-10-08T10:51:00Z" w:initials="TA">
    <w:p w14:paraId="279AD644" w14:textId="58B65975" w:rsidR="000606E6" w:rsidRDefault="000606E6">
      <w:pPr>
        <w:pStyle w:val="CommentText"/>
      </w:pPr>
      <w:r>
        <w:rPr>
          <w:rStyle w:val="CommentReference"/>
        </w:rPr>
        <w:annotationRef/>
      </w:r>
      <w:r>
        <w:t>Changed running header to reflect requirements</w:t>
      </w:r>
      <w:proofErr w:type="gramStart"/>
      <w:r>
        <w:t>…(</w:t>
      </w:r>
      <w:proofErr w:type="gramEnd"/>
      <w:r>
        <w:t>see header)</w:t>
      </w:r>
    </w:p>
  </w:comment>
  <w:comment w:id="7" w:author="Tucker Andrews" w:date="2020-10-07T14:43:00Z" w:initials="TA">
    <w:p w14:paraId="3427ABB6" w14:textId="011EB58E" w:rsidR="000606E6" w:rsidRDefault="000606E6">
      <w:pPr>
        <w:pStyle w:val="CommentText"/>
      </w:pPr>
      <w:r>
        <w:rPr>
          <w:rStyle w:val="CommentReference"/>
        </w:rPr>
        <w:annotationRef/>
      </w:r>
      <w:r>
        <w:t>Removed</w:t>
      </w:r>
    </w:p>
    <w:p w14:paraId="0DE6E6BF" w14:textId="77777777" w:rsidR="000606E6" w:rsidRDefault="000606E6">
      <w:pPr>
        <w:pStyle w:val="CommentText"/>
      </w:pPr>
    </w:p>
    <w:p w14:paraId="7035B4F4" w14:textId="77777777" w:rsidR="000606E6" w:rsidRPr="00C2733D" w:rsidRDefault="000606E6" w:rsidP="002E7301">
      <w:pPr>
        <w:tabs>
          <w:tab w:val="left" w:pos="360"/>
          <w:tab w:val="left" w:pos="720"/>
        </w:tabs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2733D">
        <w:rPr>
          <w:rFonts w:ascii="Times New Roman" w:hAnsi="Times New Roman" w:cs="Times New Roman"/>
          <w:bCs/>
          <w:sz w:val="24"/>
          <w:szCs w:val="24"/>
        </w:rPr>
        <w:t xml:space="preserve">The survey response was robust engendering reliability of results, with credit attributed to phrasing of questions, pre-survey testing, multiple modes of distribution, and timing and topic for capturing the attention and reflecting the interest of the source population. </w:t>
      </w:r>
    </w:p>
    <w:p w14:paraId="3A0812D8" w14:textId="78D13B8F" w:rsidR="000606E6" w:rsidRDefault="000606E6">
      <w:pPr>
        <w:pStyle w:val="CommentText"/>
      </w:pPr>
    </w:p>
  </w:comment>
  <w:comment w:id="74" w:author="Tucker Andrews" w:date="2020-10-07T14:44:00Z" w:initials="TA">
    <w:p w14:paraId="009AD3BC" w14:textId="7D7376BA" w:rsidR="000606E6" w:rsidRDefault="000606E6">
      <w:pPr>
        <w:pStyle w:val="CommentText"/>
      </w:pPr>
      <w:r>
        <w:rPr>
          <w:rStyle w:val="CommentReference"/>
        </w:rPr>
        <w:annotationRef/>
      </w:r>
      <w:r>
        <w:t>Removed</w:t>
      </w:r>
    </w:p>
    <w:p w14:paraId="746A0730" w14:textId="77777777" w:rsidR="000606E6" w:rsidRDefault="000606E6">
      <w:pPr>
        <w:pStyle w:val="CommentText"/>
      </w:pPr>
    </w:p>
    <w:p w14:paraId="07D512C2" w14:textId="6ED56E0E" w:rsidR="000606E6" w:rsidRDefault="000606E6">
      <w:pPr>
        <w:pStyle w:val="CommentText"/>
      </w:pPr>
      <w:r w:rsidRPr="00C2733D">
        <w:rPr>
          <w:rFonts w:ascii="Times New Roman" w:hAnsi="Times New Roman" w:cs="Times New Roman"/>
          <w:bCs/>
          <w:sz w:val="24"/>
          <w:szCs w:val="24"/>
        </w:rPr>
        <w:t xml:space="preserve">The remainder was made up of combinations of housing and bedding systems: 9% used loose housing facilities with a bedded pack in combination with another housing type (e.g., </w:t>
      </w:r>
      <w:proofErr w:type="spellStart"/>
      <w:r w:rsidRPr="00C2733D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Pr="00C2733D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C2733D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Pr="00C2733D">
        <w:rPr>
          <w:rFonts w:ascii="Times New Roman" w:hAnsi="Times New Roman" w:cs="Times New Roman"/>
          <w:bCs/>
          <w:sz w:val="24"/>
          <w:szCs w:val="24"/>
        </w:rPr>
        <w:t xml:space="preserve"> facilities), 6% exclusively used a bedded pack facility, and 6% used a combination of both </w:t>
      </w:r>
      <w:proofErr w:type="spellStart"/>
      <w:r w:rsidRPr="00C2733D">
        <w:rPr>
          <w:rFonts w:ascii="Times New Roman" w:hAnsi="Times New Roman" w:cs="Times New Roman"/>
          <w:bCs/>
          <w:sz w:val="24"/>
          <w:szCs w:val="24"/>
        </w:rPr>
        <w:t>tiestall</w:t>
      </w:r>
      <w:proofErr w:type="spellEnd"/>
      <w:r w:rsidRPr="00C2733D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C2733D">
        <w:rPr>
          <w:rFonts w:ascii="Times New Roman" w:hAnsi="Times New Roman" w:cs="Times New Roman"/>
          <w:bCs/>
          <w:sz w:val="24"/>
          <w:szCs w:val="24"/>
        </w:rPr>
        <w:t>freestall</w:t>
      </w:r>
      <w:proofErr w:type="spellEnd"/>
      <w:r w:rsidRPr="00C2733D">
        <w:rPr>
          <w:rFonts w:ascii="Times New Roman" w:hAnsi="Times New Roman" w:cs="Times New Roman"/>
          <w:bCs/>
          <w:sz w:val="24"/>
          <w:szCs w:val="24"/>
        </w:rPr>
        <w:t xml:space="preserve"> facilities.</w:t>
      </w:r>
    </w:p>
  </w:comment>
  <w:comment w:id="224" w:author="Tucker Andrews" w:date="2020-10-08T09:24:00Z" w:initials="TA">
    <w:p w14:paraId="5FB8DB51" w14:textId="77777777" w:rsidR="000606E6" w:rsidRDefault="000606E6">
      <w:pPr>
        <w:pStyle w:val="CommentText"/>
      </w:pPr>
      <w:r>
        <w:rPr>
          <w:rStyle w:val="CommentReference"/>
        </w:rPr>
        <w:annotationRef/>
      </w:r>
      <w:r>
        <w:t>CITAITON?</w:t>
      </w:r>
    </w:p>
    <w:p w14:paraId="1C826E94" w14:textId="77777777" w:rsidR="000606E6" w:rsidRDefault="000606E6">
      <w:pPr>
        <w:pStyle w:val="CommentText"/>
      </w:pPr>
    </w:p>
    <w:p w14:paraId="0BF655A7" w14:textId="2562D0C2" w:rsidR="000606E6" w:rsidRDefault="000606E6">
      <w:pPr>
        <w:pStyle w:val="CommentText"/>
      </w:pPr>
      <w:r>
        <w:t>Maybe remove, supported above</w:t>
      </w:r>
    </w:p>
  </w:comment>
  <w:comment w:id="426" w:author="Deborah Neher" w:date="2020-09-20T07:40:00Z" w:initials="DN">
    <w:p w14:paraId="5716CBF4" w14:textId="59EC7033" w:rsidR="000606E6" w:rsidRDefault="000606E6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reliable?</w:t>
      </w:r>
    </w:p>
  </w:comment>
  <w:comment w:id="539" w:author="Tucker Andrews" w:date="2020-10-08T12:37:00Z" w:initials="TA">
    <w:p w14:paraId="2A1959BB" w14:textId="22C6AF54" w:rsidR="000606E6" w:rsidRDefault="000606E6">
      <w:pPr>
        <w:pStyle w:val="CommentText"/>
      </w:pPr>
      <w:r>
        <w:rPr>
          <w:rStyle w:val="CommentReference"/>
        </w:rPr>
        <w:annotationRef/>
      </w:r>
      <w:r>
        <w:t xml:space="preserve">Trying to express this succinctly, the results from a logistic regression model with SCC on the </w:t>
      </w:r>
      <w:proofErr w:type="gramStart"/>
      <w:r>
        <w:t>left hand</w:t>
      </w:r>
      <w:proofErr w:type="gramEnd"/>
      <w:r>
        <w:t xml:space="preserve"> side and herd size, housing and bedding on the right. </w:t>
      </w:r>
    </w:p>
  </w:comment>
  <w:comment w:id="562" w:author="Deborah Neher" w:date="2020-09-20T07:47:00Z" w:initials="DN">
    <w:p w14:paraId="40E5A0DE" w14:textId="0B731DC8" w:rsidR="000606E6" w:rsidRDefault="000606E6">
      <w:pPr>
        <w:pStyle w:val="CommentText"/>
        <w:rPr>
          <w:noProof/>
        </w:rPr>
      </w:pPr>
      <w:r>
        <w:rPr>
          <w:rStyle w:val="CommentReference"/>
        </w:rPr>
        <w:annotationRef/>
      </w:r>
      <w:r>
        <w:rPr>
          <w:noProof/>
        </w:rPr>
        <w:t>is this sentence necessary? To me, it states the norm rather than the exception.</w:t>
      </w:r>
    </w:p>
    <w:p w14:paraId="7BE2E5B6" w14:textId="77777777" w:rsidR="000606E6" w:rsidRDefault="000606E6">
      <w:pPr>
        <w:pStyle w:val="CommentText"/>
        <w:rPr>
          <w:noProof/>
        </w:rPr>
      </w:pPr>
    </w:p>
    <w:p w14:paraId="71165BDA" w14:textId="17EF1EEC" w:rsidR="000606E6" w:rsidRDefault="000606E6">
      <w:pPr>
        <w:pStyle w:val="CommentText"/>
      </w:pPr>
      <w:r>
        <w:rPr>
          <w:noProof/>
        </w:rPr>
        <w:t xml:space="preserve">I think of data analysis always being on the question level (with missing values coded to avoid inclusion). </w:t>
      </w:r>
    </w:p>
  </w:comment>
  <w:comment w:id="566" w:author="Tucker Andrews" w:date="2020-10-08T12:28:00Z" w:initials="TA">
    <w:p w14:paraId="166ECA95" w14:textId="6D92D957" w:rsidR="000606E6" w:rsidRDefault="000606E6">
      <w:pPr>
        <w:pStyle w:val="CommentText"/>
      </w:pPr>
      <w:r>
        <w:rPr>
          <w:rStyle w:val="CommentReference"/>
        </w:rPr>
        <w:annotationRef/>
      </w:r>
      <w:proofErr w:type="gramStart"/>
      <w:r>
        <w:t>Cant</w:t>
      </w:r>
      <w:proofErr w:type="gramEnd"/>
      <w:r>
        <w:t xml:space="preserve"> figure out how you did this! </w:t>
      </w:r>
      <w:proofErr w:type="gramStart"/>
      <w:r>
        <w:t>Cant</w:t>
      </w:r>
      <w:proofErr w:type="gramEnd"/>
      <w:r>
        <w:t xml:space="preserve"> find a way to do univariate categorical data …had to use another package </w:t>
      </w:r>
      <w:proofErr w:type="spellStart"/>
      <w:r>
        <w:t>freqtables</w:t>
      </w:r>
      <w:proofErr w:type="spellEnd"/>
      <w:r>
        <w:t>… came out with very close values to those you already included so figured it would be fine.</w:t>
      </w:r>
    </w:p>
  </w:comment>
  <w:comment w:id="570" w:author="Tucker Andrews" w:date="2020-10-08T12:41:00Z" w:initials="TA">
    <w:p w14:paraId="5D2D5374" w14:textId="6BB7C1D1" w:rsidR="000606E6" w:rsidRDefault="000606E6">
      <w:pPr>
        <w:pStyle w:val="CommentText"/>
      </w:pPr>
      <w:r>
        <w:rPr>
          <w:rStyle w:val="CommentReference"/>
        </w:rPr>
        <w:annotationRef/>
      </w:r>
      <w:r>
        <w:t>Add something about additive model with herd size and housing bedding as terms?</w:t>
      </w:r>
    </w:p>
  </w:comment>
  <w:comment w:id="598" w:author="Tucker Andrews" w:date="2020-10-08T12:50:00Z" w:initials="TA">
    <w:p w14:paraId="0EF510B0" w14:textId="1FB7DA14" w:rsidR="000606E6" w:rsidRDefault="000606E6">
      <w:pPr>
        <w:pStyle w:val="CommentText"/>
      </w:pPr>
      <w:r>
        <w:rPr>
          <w:rStyle w:val="CommentReference"/>
        </w:rPr>
        <w:annotationRef/>
      </w:r>
      <w:r>
        <w:t xml:space="preserve">The citation for this statement is murky. Can we just delete this sentence I think its fine without </w:t>
      </w:r>
      <w:proofErr w:type="gramStart"/>
      <w:r>
        <w:t>it.</w:t>
      </w:r>
      <w:proofErr w:type="gramEnd"/>
      <w:r>
        <w:t xml:space="preserve"> </w:t>
      </w:r>
    </w:p>
  </w:comment>
  <w:comment w:id="765" w:author="Caitlin Jeffrey" w:date="2020-10-09T08:21:00Z" w:initials="CJ">
    <w:p w14:paraId="777D808E" w14:textId="3097FDFA" w:rsidR="00E91661" w:rsidRDefault="00E91661">
      <w:pPr>
        <w:pStyle w:val="CommentText"/>
        <w:rPr>
          <w:rFonts w:ascii="Times New Roman" w:hAnsi="Times New Roman" w:cs="Times New Roman"/>
          <w:bCs/>
          <w:sz w:val="24"/>
          <w:szCs w:val="24"/>
        </w:rPr>
      </w:pPr>
      <w:r>
        <w:rPr>
          <w:rStyle w:val="CommentReference"/>
        </w:rPr>
        <w:annotationRef/>
      </w:r>
      <w:r>
        <w:rPr>
          <w:rFonts w:ascii="Times New Roman" w:hAnsi="Times New Roman" w:cs="Times New Roman"/>
          <w:bCs/>
          <w:sz w:val="24"/>
          <w:szCs w:val="24"/>
        </w:rPr>
        <w:t>Seems like some redundancy here- also mention this point in the above paragraph:</w:t>
      </w:r>
    </w:p>
    <w:p w14:paraId="24C661B1" w14:textId="77777777" w:rsidR="00E91661" w:rsidRDefault="00E91661">
      <w:pPr>
        <w:pStyle w:val="CommentText"/>
        <w:rPr>
          <w:rFonts w:ascii="Times New Roman" w:hAnsi="Times New Roman" w:cs="Times New Roman"/>
          <w:bCs/>
          <w:sz w:val="24"/>
          <w:szCs w:val="24"/>
        </w:rPr>
      </w:pPr>
    </w:p>
    <w:p w14:paraId="3B7E2C6C" w14:textId="4704F8B7" w:rsidR="00E91661" w:rsidRDefault="00E91661">
      <w:pPr>
        <w:pStyle w:val="CommentTex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0232D7">
        <w:rPr>
          <w:rFonts w:ascii="Times New Roman" w:hAnsi="Times New Roman" w:cs="Times New Roman"/>
          <w:bCs/>
          <w:sz w:val="24"/>
          <w:szCs w:val="24"/>
        </w:rPr>
        <w:t xml:space="preserve">Additional factors </w:t>
      </w:r>
      <w:r>
        <w:rPr>
          <w:rFonts w:ascii="Times New Roman" w:hAnsi="Times New Roman" w:cs="Times New Roman"/>
          <w:bCs/>
          <w:sz w:val="24"/>
          <w:szCs w:val="24"/>
        </w:rPr>
        <w:t xml:space="preserve">that </w:t>
      </w:r>
      <w:r w:rsidRPr="00E91661">
        <w:rPr>
          <w:rFonts w:ascii="Times New Roman" w:hAnsi="Times New Roman" w:cs="Times New Roman"/>
          <w:bCs/>
          <w:sz w:val="24"/>
          <w:szCs w:val="24"/>
        </w:rPr>
        <w:t>may have contributed to a high response frequency for this survey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includ</w:t>
      </w:r>
      <w:r>
        <w:rPr>
          <w:rFonts w:ascii="Times New Roman" w:hAnsi="Times New Roman" w:cs="Times New Roman"/>
          <w:bCs/>
          <w:sz w:val="24"/>
          <w:szCs w:val="24"/>
        </w:rPr>
        <w:t>e</w:t>
      </w:r>
      <w:r w:rsidRPr="00CE559D">
        <w:rPr>
          <w:rFonts w:ascii="Times New Roman" w:hAnsi="Times New Roman" w:cs="Times New Roman"/>
          <w:bCs/>
          <w:sz w:val="24"/>
          <w:szCs w:val="24"/>
        </w:rPr>
        <w:t xml:space="preserve"> relatively short length of the questionnaire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559D">
        <w:rPr>
          <w:rFonts w:ascii="Times New Roman" w:hAnsi="Times New Roman" w:cs="Times New Roman"/>
          <w:bCs/>
          <w:sz w:val="24"/>
          <w:szCs w:val="24"/>
        </w:rPr>
        <w:t>and advertisement and administration of the survey in the “slower” winter season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</w:p>
    <w:p w14:paraId="37D9BC02" w14:textId="7A6167E0" w:rsidR="00E91661" w:rsidRDefault="00E91661">
      <w:pPr>
        <w:pStyle w:val="CommentText"/>
        <w:rPr>
          <w:rFonts w:ascii="Times New Roman" w:hAnsi="Times New Roman" w:cs="Times New Roman"/>
          <w:bCs/>
          <w:sz w:val="24"/>
          <w:szCs w:val="24"/>
        </w:rPr>
      </w:pPr>
    </w:p>
    <w:p w14:paraId="05DAE55A" w14:textId="7CE3A7DE" w:rsidR="00E91661" w:rsidRDefault="00E91661">
      <w:pPr>
        <w:pStyle w:val="CommentTex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And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in the numbered list before this of factors influencing response rate.</w:t>
      </w:r>
    </w:p>
    <w:p w14:paraId="19636A88" w14:textId="1CF42A80" w:rsidR="00E91661" w:rsidRDefault="00E91661">
      <w:pPr>
        <w:pStyle w:val="CommentText"/>
      </w:pPr>
    </w:p>
  </w:comment>
  <w:comment w:id="783" w:author="Caitlin Jeffrey" w:date="2020-10-09T08:24:00Z" w:initials="CJ">
    <w:p w14:paraId="6C48B9CC" w14:textId="7FEA25F9" w:rsidR="00A0337B" w:rsidRDefault="00A0337B">
      <w:pPr>
        <w:pStyle w:val="CommentText"/>
      </w:pPr>
      <w:r>
        <w:rPr>
          <w:rStyle w:val="CommentReference"/>
        </w:rPr>
        <w:annotationRef/>
      </w:r>
      <w:r>
        <w:t>We should either choose “loose housing” or “loose-housing” and stick with it throughout- both seem to flow fine for me and have seen both in literature</w:t>
      </w:r>
    </w:p>
  </w:comment>
  <w:comment w:id="784" w:author="Tucker Andrews" w:date="2020-10-08T09:48:00Z" w:initials="TA">
    <w:p w14:paraId="36499094" w14:textId="77777777" w:rsidR="000606E6" w:rsidRDefault="000606E6">
      <w:pPr>
        <w:pStyle w:val="CommentText"/>
      </w:pPr>
      <w:r>
        <w:rPr>
          <w:rStyle w:val="CommentReference"/>
        </w:rPr>
        <w:annotationRef/>
      </w:r>
      <w:r>
        <w:t xml:space="preserve">Need Confidence </w:t>
      </w:r>
      <w:proofErr w:type="gramStart"/>
      <w:r>
        <w:t>interval ?</w:t>
      </w:r>
      <w:proofErr w:type="gramEnd"/>
      <w:r>
        <w:t xml:space="preserve"> it’s a combined variable…</w:t>
      </w:r>
    </w:p>
    <w:p w14:paraId="0B10EC3C" w14:textId="6D0C07E0" w:rsidR="000606E6" w:rsidRDefault="000606E6">
      <w:pPr>
        <w:pStyle w:val="CommentText"/>
      </w:pPr>
    </w:p>
  </w:comment>
  <w:comment w:id="873" w:author="Tucker Andrews" w:date="2020-10-08T12:22:00Z" w:initials="TA">
    <w:p w14:paraId="338C5BEA" w14:textId="09D69A14" w:rsidR="000606E6" w:rsidRDefault="000606E6">
      <w:pPr>
        <w:pStyle w:val="CommentText"/>
      </w:pPr>
      <w:r>
        <w:rPr>
          <w:rStyle w:val="CommentReference"/>
        </w:rPr>
        <w:annotationRef/>
      </w:r>
      <w:r>
        <w:t>Added CI 95 for housing/bedding categories. Needed?</w:t>
      </w:r>
    </w:p>
  </w:comment>
  <w:comment w:id="956" w:author="Caitlin Jeffrey" w:date="2020-10-09T08:28:00Z" w:initials="CJ">
    <w:p w14:paraId="5446816D" w14:textId="3C3673C6" w:rsidR="00A0337B" w:rsidRDefault="00A0337B">
      <w:pPr>
        <w:pStyle w:val="CommentText"/>
      </w:pPr>
      <w:r>
        <w:rPr>
          <w:rStyle w:val="CommentReference"/>
        </w:rPr>
        <w:annotationRef/>
      </w:r>
      <w:r>
        <w:t>Feel like this is covered by sentence later on, “Future surveys could…”</w:t>
      </w:r>
    </w:p>
  </w:comment>
  <w:comment w:id="1235" w:author="Tucker Andrews" w:date="2020-10-08T10:14:00Z" w:initials="TA">
    <w:p w14:paraId="7658D327" w14:textId="77777777" w:rsidR="000606E6" w:rsidRDefault="000606E6">
      <w:pPr>
        <w:pStyle w:val="CommentText"/>
      </w:pPr>
      <w:r>
        <w:rPr>
          <w:rStyle w:val="CommentReference"/>
        </w:rPr>
        <w:annotationRef/>
      </w:r>
      <w:r>
        <w:t xml:space="preserve">Model not mentioned in methods aside from logistic regression, must include cofactors tested </w:t>
      </w:r>
      <w:proofErr w:type="spellStart"/>
      <w:r>
        <w:t>ie</w:t>
      </w:r>
      <w:proofErr w:type="spellEnd"/>
      <w:r>
        <w:t xml:space="preserve"> housing and bedding</w:t>
      </w:r>
    </w:p>
    <w:p w14:paraId="6A41265D" w14:textId="77777777" w:rsidR="000606E6" w:rsidRDefault="000606E6">
      <w:pPr>
        <w:pStyle w:val="CommentText"/>
      </w:pPr>
    </w:p>
    <w:p w14:paraId="5D4D4EAC" w14:textId="31B79E81" w:rsidR="000606E6" w:rsidRDefault="000606E6">
      <w:pPr>
        <w:pStyle w:val="CommentText"/>
      </w:pPr>
      <w:r>
        <w:t>This is the text that I’m referring to above in the methods section</w:t>
      </w:r>
    </w:p>
  </w:comment>
  <w:comment w:id="1407" w:author="Caitlin Jeffrey" w:date="2020-10-09T08:35:00Z" w:initials="CJ">
    <w:p w14:paraId="0D8379E0" w14:textId="09C948B9" w:rsidR="002E03A7" w:rsidRDefault="002E03A7">
      <w:pPr>
        <w:pStyle w:val="CommentText"/>
      </w:pPr>
      <w:r>
        <w:rPr>
          <w:rStyle w:val="CommentReference"/>
        </w:rPr>
        <w:annotationRef/>
      </w:r>
      <w:r>
        <w:t>I feel like this is addressed thoroughly in the intro as well- maybe could streamline it either here or when previously mentioned to include less detail in one of the 2 spots we talk about it</w:t>
      </w:r>
    </w:p>
  </w:comment>
  <w:comment w:id="1469" w:author="Caitlin Jeffrey" w:date="2020-10-09T08:39:00Z" w:initials="CJ">
    <w:p w14:paraId="3C8D9AB0" w14:textId="2A655F36" w:rsidR="002E03A7" w:rsidRDefault="002E03A7">
      <w:pPr>
        <w:pStyle w:val="CommentText"/>
      </w:pPr>
      <w:r>
        <w:rPr>
          <w:rStyle w:val="CommentReference"/>
        </w:rPr>
        <w:annotationRef/>
      </w:r>
      <w:r>
        <w:t>Feel like loose housing/bedded pack was previously described in intro and we could get rid of this</w:t>
      </w:r>
    </w:p>
  </w:comment>
  <w:comment w:id="1766" w:author="Tucker Andrews" w:date="2020-10-08T12:52:00Z" w:initials="TA">
    <w:p w14:paraId="69F75378" w14:textId="447C3834" w:rsidR="000606E6" w:rsidRDefault="000606E6">
      <w:pPr>
        <w:pStyle w:val="CommentText"/>
      </w:pPr>
      <w:r>
        <w:rPr>
          <w:rStyle w:val="CommentReference"/>
        </w:rPr>
        <w:annotationRef/>
      </w:r>
      <w:r>
        <w:t xml:space="preserve"> murky reference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79AD644" w15:done="0"/>
  <w15:commentEx w15:paraId="3A0812D8" w15:done="0"/>
  <w15:commentEx w15:paraId="07D512C2" w15:done="0"/>
  <w15:commentEx w15:paraId="0BF655A7" w15:done="0"/>
  <w15:commentEx w15:paraId="5716CBF4" w15:done="0"/>
  <w15:commentEx w15:paraId="2A1959BB" w15:done="0"/>
  <w15:commentEx w15:paraId="71165BDA" w15:done="0"/>
  <w15:commentEx w15:paraId="166ECA95" w15:done="0"/>
  <w15:commentEx w15:paraId="5D2D5374" w15:done="0"/>
  <w15:commentEx w15:paraId="0EF510B0" w15:done="0"/>
  <w15:commentEx w15:paraId="19636A88" w15:done="0"/>
  <w15:commentEx w15:paraId="6C48B9CC" w15:done="0"/>
  <w15:commentEx w15:paraId="0B10EC3C" w15:done="0"/>
  <w15:commentEx w15:paraId="338C5BEA" w15:done="0"/>
  <w15:commentEx w15:paraId="5446816D" w15:done="0"/>
  <w15:commentEx w15:paraId="5D4D4EAC" w15:done="0"/>
  <w15:commentEx w15:paraId="0D8379E0" w15:done="0"/>
  <w15:commentEx w15:paraId="3C8D9AB0" w15:done="0"/>
  <w15:commentEx w15:paraId="69F753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96DAB" w16cex:dateUtc="2020-10-08T14:51:00Z"/>
  <w16cex:commentExtensible w16cex:durableId="2328527C" w16cex:dateUtc="2020-10-07T18:43:00Z"/>
  <w16cex:commentExtensible w16cex:durableId="232852D5" w16cex:dateUtc="2020-10-07T18:44:00Z"/>
  <w16cex:commentExtensible w16cex:durableId="23295952" w16cex:dateUtc="2020-10-08T13:24:00Z"/>
  <w16cex:commentExtensible w16cex:durableId="231185E6" w16cex:dateUtc="2020-09-20T11:40:00Z"/>
  <w16cex:commentExtensible w16cex:durableId="23298676" w16cex:dateUtc="2020-10-08T16:37:00Z"/>
  <w16cex:commentExtensible w16cex:durableId="2311878D" w16cex:dateUtc="2020-09-20T11:47:00Z"/>
  <w16cex:commentExtensible w16cex:durableId="23298461" w16cex:dateUtc="2020-10-08T16:28:00Z"/>
  <w16cex:commentExtensible w16cex:durableId="23298778" w16cex:dateUtc="2020-10-08T16:41:00Z"/>
  <w16cex:commentExtensible w16cex:durableId="232989AA" w16cex:dateUtc="2020-10-08T16:50:00Z"/>
  <w16cex:commentExtensible w16cex:durableId="232A9C01" w16cex:dateUtc="2020-10-09T12:21:00Z"/>
  <w16cex:commentExtensible w16cex:durableId="232A9CD0" w16cex:dateUtc="2020-10-09T12:24:00Z"/>
  <w16cex:commentExtensible w16cex:durableId="23295F05" w16cex:dateUtc="2020-10-08T13:48:00Z"/>
  <w16cex:commentExtensible w16cex:durableId="232982E9" w16cex:dateUtc="2020-10-08T16:22:00Z"/>
  <w16cex:commentExtensible w16cex:durableId="232A9DAC" w16cex:dateUtc="2020-10-09T12:28:00Z"/>
  <w16cex:commentExtensible w16cex:durableId="232964E8" w16cex:dateUtc="2020-10-08T14:14:00Z"/>
  <w16cex:commentExtensible w16cex:durableId="232A9F59" w16cex:dateUtc="2020-10-09T12:35:00Z"/>
  <w16cex:commentExtensible w16cex:durableId="232AA049" w16cex:dateUtc="2020-10-09T12:39:00Z"/>
  <w16cex:commentExtensible w16cex:durableId="23298A01" w16cex:dateUtc="2020-10-08T16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79AD644" w16cid:durableId="23296DAB"/>
  <w16cid:commentId w16cid:paraId="3A0812D8" w16cid:durableId="2328527C"/>
  <w16cid:commentId w16cid:paraId="07D512C2" w16cid:durableId="232852D5"/>
  <w16cid:commentId w16cid:paraId="0BF655A7" w16cid:durableId="23295952"/>
  <w16cid:commentId w16cid:paraId="5716CBF4" w16cid:durableId="231185E6"/>
  <w16cid:commentId w16cid:paraId="2A1959BB" w16cid:durableId="23298676"/>
  <w16cid:commentId w16cid:paraId="71165BDA" w16cid:durableId="2311878D"/>
  <w16cid:commentId w16cid:paraId="166ECA95" w16cid:durableId="23298461"/>
  <w16cid:commentId w16cid:paraId="5D2D5374" w16cid:durableId="23298778"/>
  <w16cid:commentId w16cid:paraId="0EF510B0" w16cid:durableId="232989AA"/>
  <w16cid:commentId w16cid:paraId="19636A88" w16cid:durableId="232A9C01"/>
  <w16cid:commentId w16cid:paraId="6C48B9CC" w16cid:durableId="232A9CD0"/>
  <w16cid:commentId w16cid:paraId="0B10EC3C" w16cid:durableId="23295F05"/>
  <w16cid:commentId w16cid:paraId="338C5BEA" w16cid:durableId="232982E9"/>
  <w16cid:commentId w16cid:paraId="5446816D" w16cid:durableId="232A9DAC"/>
  <w16cid:commentId w16cid:paraId="5D4D4EAC" w16cid:durableId="232964E8"/>
  <w16cid:commentId w16cid:paraId="0D8379E0" w16cid:durableId="232A9F59"/>
  <w16cid:commentId w16cid:paraId="3C8D9AB0" w16cid:durableId="232AA049"/>
  <w16cid:commentId w16cid:paraId="69F75378" w16cid:durableId="23298A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FD310E" w14:textId="77777777" w:rsidR="000606E6" w:rsidRDefault="000606E6">
      <w:pPr>
        <w:spacing w:after="0" w:line="240" w:lineRule="auto"/>
      </w:pPr>
      <w:r>
        <w:separator/>
      </w:r>
    </w:p>
  </w:endnote>
  <w:endnote w:type="continuationSeparator" w:id="0">
    <w:p w14:paraId="71071E54" w14:textId="77777777" w:rsidR="000606E6" w:rsidRDefault="00060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B09EF" w14:textId="77777777" w:rsidR="000606E6" w:rsidRDefault="000606E6">
      <w:r>
        <w:separator/>
      </w:r>
    </w:p>
  </w:footnote>
  <w:footnote w:type="continuationSeparator" w:id="0">
    <w:p w14:paraId="4EC9E578" w14:textId="77777777" w:rsidR="000606E6" w:rsidRDefault="000606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88833267"/>
      <w:docPartObj>
        <w:docPartGallery w:val="Page Numbers (Top of Page)"/>
        <w:docPartUnique/>
      </w:docPartObj>
    </w:sdtPr>
    <w:sdtContent>
      <w:p w14:paraId="7C502FF0" w14:textId="1D0129A1" w:rsidR="000606E6" w:rsidRDefault="000606E6" w:rsidP="00B65C2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B69125E" w14:textId="77777777" w:rsidR="000606E6" w:rsidRDefault="000606E6" w:rsidP="0000669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3950089"/>
      <w:docPartObj>
        <w:docPartGallery w:val="Page Numbers (Top of Page)"/>
        <w:docPartUnique/>
      </w:docPartObj>
    </w:sdtPr>
    <w:sdtContent>
      <w:p w14:paraId="1E79F366" w14:textId="59F76E27" w:rsidR="000606E6" w:rsidRDefault="000606E6" w:rsidP="00B65C2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23</w:t>
        </w:r>
        <w:r>
          <w:rPr>
            <w:rStyle w:val="PageNumber"/>
          </w:rPr>
          <w:fldChar w:fldCharType="end"/>
        </w:r>
      </w:p>
    </w:sdtContent>
  </w:sdt>
  <w:p w14:paraId="6E57D498" w14:textId="68957413" w:rsidR="000606E6" w:rsidRPr="003D51E2" w:rsidRDefault="000606E6" w:rsidP="003D51E2">
    <w:pPr>
      <w:tabs>
        <w:tab w:val="left" w:pos="360"/>
        <w:tab w:val="left" w:pos="720"/>
      </w:tabs>
      <w:spacing w:line="480" w:lineRule="auto"/>
      <w:jc w:val="center"/>
      <w:rPr>
        <w:rFonts w:ascii="Times New Roman" w:hAnsi="Times New Roman" w:cs="Times New Roman"/>
        <w:b/>
        <w:sz w:val="24"/>
        <w:szCs w:val="24"/>
      </w:rPr>
    </w:pPr>
    <w:r>
      <w:t xml:space="preserve">Andrews et al.    </w:t>
    </w:r>
    <w:r>
      <w:tab/>
    </w:r>
    <w:r>
      <w:rPr>
        <w:rFonts w:cstheme="minorHAnsi"/>
      </w:rPr>
      <w:t>Organic dairy cattle winter housing survey</w:t>
    </w:r>
    <w:r>
      <w:rPr>
        <w:rFonts w:cstheme="minorHAnsi"/>
      </w:rPr>
      <w:tab/>
    </w:r>
    <w:r>
      <w:rPr>
        <w:rFonts w:cstheme="minorHAnsi"/>
      </w:rPr>
      <w:tab/>
      <w:t xml:space="preserve">          page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17F69BA"/>
    <w:multiLevelType w:val="multilevel"/>
    <w:tmpl w:val="AD5C10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A600A01"/>
    <w:multiLevelType w:val="multilevel"/>
    <w:tmpl w:val="8196EB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B3576D7"/>
    <w:multiLevelType w:val="multilevel"/>
    <w:tmpl w:val="EB162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94BC4"/>
    <w:multiLevelType w:val="hybridMultilevel"/>
    <w:tmpl w:val="BD26E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5D4BCB"/>
    <w:multiLevelType w:val="multilevel"/>
    <w:tmpl w:val="DD44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B30A5"/>
    <w:multiLevelType w:val="hybridMultilevel"/>
    <w:tmpl w:val="9B129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F2FAF"/>
    <w:multiLevelType w:val="hybridMultilevel"/>
    <w:tmpl w:val="FF3AE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3E1D1E"/>
    <w:multiLevelType w:val="multilevel"/>
    <w:tmpl w:val="72F24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E64338"/>
    <w:multiLevelType w:val="multilevel"/>
    <w:tmpl w:val="0FB84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E635C1"/>
    <w:multiLevelType w:val="multilevel"/>
    <w:tmpl w:val="F2A08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654F9E"/>
    <w:multiLevelType w:val="hybridMultilevel"/>
    <w:tmpl w:val="C2B0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6"/>
  </w:num>
  <w:num w:numId="7">
    <w:abstractNumId w:val="10"/>
  </w:num>
  <w:num w:numId="8">
    <w:abstractNumId w:val="8"/>
  </w:num>
  <w:num w:numId="9">
    <w:abstractNumId w:val="4"/>
  </w:num>
  <w:num w:numId="10">
    <w:abstractNumId w:val="7"/>
  </w:num>
  <w:num w:numId="1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ucker Andrews">
    <w15:presenceInfo w15:providerId="None" w15:userId="Tucker Andrews"/>
  </w15:person>
  <w15:person w15:author="Deborah Neher">
    <w15:presenceInfo w15:providerId="AD" w15:userId="S::dneher@uvm.edu::4699e818-9887-4daf-b21d-a9add3d90b82"/>
  </w15:person>
  <w15:person w15:author="Caitlin Jeffrey">
    <w15:presenceInfo w15:providerId="Windows Live" w15:userId="c792ef73e4c029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0102E"/>
    <w:rsid w:val="000012B9"/>
    <w:rsid w:val="000017A3"/>
    <w:rsid w:val="000034DA"/>
    <w:rsid w:val="00006694"/>
    <w:rsid w:val="00007075"/>
    <w:rsid w:val="00011C8B"/>
    <w:rsid w:val="00012522"/>
    <w:rsid w:val="000128A3"/>
    <w:rsid w:val="0001470A"/>
    <w:rsid w:val="00015E8F"/>
    <w:rsid w:val="00016930"/>
    <w:rsid w:val="000169CB"/>
    <w:rsid w:val="00017364"/>
    <w:rsid w:val="00024878"/>
    <w:rsid w:val="00024D5C"/>
    <w:rsid w:val="00025C85"/>
    <w:rsid w:val="00026CCD"/>
    <w:rsid w:val="0003048C"/>
    <w:rsid w:val="00030B49"/>
    <w:rsid w:val="000312EB"/>
    <w:rsid w:val="00032A51"/>
    <w:rsid w:val="00036EB5"/>
    <w:rsid w:val="000471C2"/>
    <w:rsid w:val="00047A35"/>
    <w:rsid w:val="00055539"/>
    <w:rsid w:val="000566F1"/>
    <w:rsid w:val="00057F9B"/>
    <w:rsid w:val="000606E6"/>
    <w:rsid w:val="00062665"/>
    <w:rsid w:val="000677A4"/>
    <w:rsid w:val="00070969"/>
    <w:rsid w:val="00072A8D"/>
    <w:rsid w:val="00077B40"/>
    <w:rsid w:val="000817EB"/>
    <w:rsid w:val="0009060C"/>
    <w:rsid w:val="0009148A"/>
    <w:rsid w:val="00093140"/>
    <w:rsid w:val="000949D7"/>
    <w:rsid w:val="000974C7"/>
    <w:rsid w:val="000A4AA3"/>
    <w:rsid w:val="000A6038"/>
    <w:rsid w:val="000B1A82"/>
    <w:rsid w:val="000B3754"/>
    <w:rsid w:val="000B6040"/>
    <w:rsid w:val="000B6D47"/>
    <w:rsid w:val="000C1A04"/>
    <w:rsid w:val="000C7066"/>
    <w:rsid w:val="000D14D5"/>
    <w:rsid w:val="000D1543"/>
    <w:rsid w:val="000D242A"/>
    <w:rsid w:val="000D283A"/>
    <w:rsid w:val="000E3F35"/>
    <w:rsid w:val="000E556D"/>
    <w:rsid w:val="000E7D14"/>
    <w:rsid w:val="000F184C"/>
    <w:rsid w:val="000F330A"/>
    <w:rsid w:val="000F424E"/>
    <w:rsid w:val="000F5F8C"/>
    <w:rsid w:val="000F730C"/>
    <w:rsid w:val="001003E9"/>
    <w:rsid w:val="001008FE"/>
    <w:rsid w:val="00110ABB"/>
    <w:rsid w:val="00110BE3"/>
    <w:rsid w:val="00111F0C"/>
    <w:rsid w:val="001168F5"/>
    <w:rsid w:val="001172EA"/>
    <w:rsid w:val="00117A49"/>
    <w:rsid w:val="0013044C"/>
    <w:rsid w:val="00133A50"/>
    <w:rsid w:val="0013484A"/>
    <w:rsid w:val="0013541C"/>
    <w:rsid w:val="00135C14"/>
    <w:rsid w:val="001433FF"/>
    <w:rsid w:val="00147995"/>
    <w:rsid w:val="001624A0"/>
    <w:rsid w:val="001661A1"/>
    <w:rsid w:val="00166B58"/>
    <w:rsid w:val="001752D5"/>
    <w:rsid w:val="00182556"/>
    <w:rsid w:val="001831B3"/>
    <w:rsid w:val="0018419B"/>
    <w:rsid w:val="001933BD"/>
    <w:rsid w:val="00194EBE"/>
    <w:rsid w:val="001A239F"/>
    <w:rsid w:val="001A4B2C"/>
    <w:rsid w:val="001A6620"/>
    <w:rsid w:val="001B0233"/>
    <w:rsid w:val="001B13E1"/>
    <w:rsid w:val="001B3A0C"/>
    <w:rsid w:val="001B3AA9"/>
    <w:rsid w:val="001C0EC8"/>
    <w:rsid w:val="001C6A51"/>
    <w:rsid w:val="001D061A"/>
    <w:rsid w:val="001D1829"/>
    <w:rsid w:val="001D2175"/>
    <w:rsid w:val="001D2478"/>
    <w:rsid w:val="001D3667"/>
    <w:rsid w:val="001E3911"/>
    <w:rsid w:val="001E7298"/>
    <w:rsid w:val="001F01A4"/>
    <w:rsid w:val="001F1B84"/>
    <w:rsid w:val="001F60E3"/>
    <w:rsid w:val="002007A6"/>
    <w:rsid w:val="00201669"/>
    <w:rsid w:val="00202319"/>
    <w:rsid w:val="002039FC"/>
    <w:rsid w:val="0020630A"/>
    <w:rsid w:val="00207088"/>
    <w:rsid w:val="00207770"/>
    <w:rsid w:val="002132C6"/>
    <w:rsid w:val="0021511F"/>
    <w:rsid w:val="00216A36"/>
    <w:rsid w:val="002337D2"/>
    <w:rsid w:val="00235996"/>
    <w:rsid w:val="002363E6"/>
    <w:rsid w:val="00237F84"/>
    <w:rsid w:val="00243609"/>
    <w:rsid w:val="00244897"/>
    <w:rsid w:val="00250304"/>
    <w:rsid w:val="00251C03"/>
    <w:rsid w:val="00254511"/>
    <w:rsid w:val="00255A04"/>
    <w:rsid w:val="0026083C"/>
    <w:rsid w:val="002611E2"/>
    <w:rsid w:val="00261CAA"/>
    <w:rsid w:val="00263132"/>
    <w:rsid w:val="00263E29"/>
    <w:rsid w:val="002647F7"/>
    <w:rsid w:val="00265E3A"/>
    <w:rsid w:val="002668F2"/>
    <w:rsid w:val="00272F1C"/>
    <w:rsid w:val="00277A5A"/>
    <w:rsid w:val="002827E8"/>
    <w:rsid w:val="00283B0F"/>
    <w:rsid w:val="00285462"/>
    <w:rsid w:val="002864B6"/>
    <w:rsid w:val="002866D5"/>
    <w:rsid w:val="00290C31"/>
    <w:rsid w:val="00292BAA"/>
    <w:rsid w:val="00295476"/>
    <w:rsid w:val="00296D56"/>
    <w:rsid w:val="002A08A6"/>
    <w:rsid w:val="002A3131"/>
    <w:rsid w:val="002A44F5"/>
    <w:rsid w:val="002A4BF1"/>
    <w:rsid w:val="002A6032"/>
    <w:rsid w:val="002A701E"/>
    <w:rsid w:val="002B062F"/>
    <w:rsid w:val="002B1B04"/>
    <w:rsid w:val="002B314B"/>
    <w:rsid w:val="002B3527"/>
    <w:rsid w:val="002B37B6"/>
    <w:rsid w:val="002B44E0"/>
    <w:rsid w:val="002C445A"/>
    <w:rsid w:val="002C6352"/>
    <w:rsid w:val="002C6CE6"/>
    <w:rsid w:val="002D0419"/>
    <w:rsid w:val="002D0EC4"/>
    <w:rsid w:val="002D1116"/>
    <w:rsid w:val="002D4FF0"/>
    <w:rsid w:val="002D5740"/>
    <w:rsid w:val="002D574A"/>
    <w:rsid w:val="002D7A59"/>
    <w:rsid w:val="002E03A7"/>
    <w:rsid w:val="002E25BD"/>
    <w:rsid w:val="002E431D"/>
    <w:rsid w:val="002E4353"/>
    <w:rsid w:val="002E7301"/>
    <w:rsid w:val="002E75FE"/>
    <w:rsid w:val="002E7CB7"/>
    <w:rsid w:val="002F3D85"/>
    <w:rsid w:val="002F6116"/>
    <w:rsid w:val="002F708D"/>
    <w:rsid w:val="003020D6"/>
    <w:rsid w:val="003056F3"/>
    <w:rsid w:val="00307C1D"/>
    <w:rsid w:val="00311662"/>
    <w:rsid w:val="00312485"/>
    <w:rsid w:val="0031311D"/>
    <w:rsid w:val="00314BF6"/>
    <w:rsid w:val="003210D5"/>
    <w:rsid w:val="003261D1"/>
    <w:rsid w:val="003323E6"/>
    <w:rsid w:val="00332DD2"/>
    <w:rsid w:val="003338E9"/>
    <w:rsid w:val="00333C1B"/>
    <w:rsid w:val="003370F7"/>
    <w:rsid w:val="00337FAD"/>
    <w:rsid w:val="0034123A"/>
    <w:rsid w:val="00341A6B"/>
    <w:rsid w:val="00345523"/>
    <w:rsid w:val="00346174"/>
    <w:rsid w:val="00350266"/>
    <w:rsid w:val="00361E26"/>
    <w:rsid w:val="0036296C"/>
    <w:rsid w:val="003643DE"/>
    <w:rsid w:val="00366002"/>
    <w:rsid w:val="0037007E"/>
    <w:rsid w:val="00371FFD"/>
    <w:rsid w:val="003726A1"/>
    <w:rsid w:val="00375E9A"/>
    <w:rsid w:val="0037796C"/>
    <w:rsid w:val="003811B8"/>
    <w:rsid w:val="00381B3B"/>
    <w:rsid w:val="0038278A"/>
    <w:rsid w:val="0038399C"/>
    <w:rsid w:val="00386830"/>
    <w:rsid w:val="00390366"/>
    <w:rsid w:val="00393AD3"/>
    <w:rsid w:val="00394A39"/>
    <w:rsid w:val="00397B1B"/>
    <w:rsid w:val="003A1C0A"/>
    <w:rsid w:val="003A3104"/>
    <w:rsid w:val="003A3445"/>
    <w:rsid w:val="003A4696"/>
    <w:rsid w:val="003B03BD"/>
    <w:rsid w:val="003B0A76"/>
    <w:rsid w:val="003C0492"/>
    <w:rsid w:val="003C19C2"/>
    <w:rsid w:val="003C46C1"/>
    <w:rsid w:val="003C5501"/>
    <w:rsid w:val="003C755C"/>
    <w:rsid w:val="003D0160"/>
    <w:rsid w:val="003D2031"/>
    <w:rsid w:val="003D20C6"/>
    <w:rsid w:val="003D3CAC"/>
    <w:rsid w:val="003D461F"/>
    <w:rsid w:val="003D51C0"/>
    <w:rsid w:val="003D51E2"/>
    <w:rsid w:val="003E0804"/>
    <w:rsid w:val="003E123D"/>
    <w:rsid w:val="003E1E6E"/>
    <w:rsid w:val="003E59FB"/>
    <w:rsid w:val="003F26D6"/>
    <w:rsid w:val="003F6F47"/>
    <w:rsid w:val="003F7793"/>
    <w:rsid w:val="00403CC6"/>
    <w:rsid w:val="004044DE"/>
    <w:rsid w:val="00406BB1"/>
    <w:rsid w:val="00421EE1"/>
    <w:rsid w:val="00427D3A"/>
    <w:rsid w:val="00427FAC"/>
    <w:rsid w:val="004313B9"/>
    <w:rsid w:val="004373B7"/>
    <w:rsid w:val="00441EAE"/>
    <w:rsid w:val="004462CC"/>
    <w:rsid w:val="00447B28"/>
    <w:rsid w:val="00450142"/>
    <w:rsid w:val="00450BA7"/>
    <w:rsid w:val="00453254"/>
    <w:rsid w:val="00455A6C"/>
    <w:rsid w:val="00456A0C"/>
    <w:rsid w:val="00456AE9"/>
    <w:rsid w:val="00460EE0"/>
    <w:rsid w:val="00460FBD"/>
    <w:rsid w:val="00464069"/>
    <w:rsid w:val="00464530"/>
    <w:rsid w:val="00464CEF"/>
    <w:rsid w:val="00467606"/>
    <w:rsid w:val="00472206"/>
    <w:rsid w:val="00476EB3"/>
    <w:rsid w:val="00480AF6"/>
    <w:rsid w:val="004859A1"/>
    <w:rsid w:val="00485DB9"/>
    <w:rsid w:val="00487430"/>
    <w:rsid w:val="0049216D"/>
    <w:rsid w:val="0049298D"/>
    <w:rsid w:val="0049467E"/>
    <w:rsid w:val="00495C12"/>
    <w:rsid w:val="0049713B"/>
    <w:rsid w:val="00497C2C"/>
    <w:rsid w:val="004A3011"/>
    <w:rsid w:val="004A3453"/>
    <w:rsid w:val="004A7CB6"/>
    <w:rsid w:val="004B12A9"/>
    <w:rsid w:val="004B16B9"/>
    <w:rsid w:val="004B2DF9"/>
    <w:rsid w:val="004B3F83"/>
    <w:rsid w:val="004B4586"/>
    <w:rsid w:val="004C0FAB"/>
    <w:rsid w:val="004C279E"/>
    <w:rsid w:val="004C2F54"/>
    <w:rsid w:val="004C3F55"/>
    <w:rsid w:val="004C4591"/>
    <w:rsid w:val="004D1397"/>
    <w:rsid w:val="004D1789"/>
    <w:rsid w:val="004D3491"/>
    <w:rsid w:val="004D40F6"/>
    <w:rsid w:val="004E1790"/>
    <w:rsid w:val="004E29B3"/>
    <w:rsid w:val="004E4110"/>
    <w:rsid w:val="004E5FCD"/>
    <w:rsid w:val="004E63D7"/>
    <w:rsid w:val="004E651D"/>
    <w:rsid w:val="004E7B42"/>
    <w:rsid w:val="004F0592"/>
    <w:rsid w:val="004F312F"/>
    <w:rsid w:val="004F43BA"/>
    <w:rsid w:val="004F52D1"/>
    <w:rsid w:val="004F7801"/>
    <w:rsid w:val="005003BB"/>
    <w:rsid w:val="005015AA"/>
    <w:rsid w:val="00505B19"/>
    <w:rsid w:val="00510466"/>
    <w:rsid w:val="0051141D"/>
    <w:rsid w:val="0051231F"/>
    <w:rsid w:val="00514E7A"/>
    <w:rsid w:val="00517AD2"/>
    <w:rsid w:val="00520310"/>
    <w:rsid w:val="005273B3"/>
    <w:rsid w:val="005311B8"/>
    <w:rsid w:val="00533969"/>
    <w:rsid w:val="00533D4B"/>
    <w:rsid w:val="005426B8"/>
    <w:rsid w:val="005428A6"/>
    <w:rsid w:val="00545F70"/>
    <w:rsid w:val="00547EF1"/>
    <w:rsid w:val="0055233A"/>
    <w:rsid w:val="00562AF8"/>
    <w:rsid w:val="0056306B"/>
    <w:rsid w:val="005633EF"/>
    <w:rsid w:val="00570F7A"/>
    <w:rsid w:val="00571428"/>
    <w:rsid w:val="005728D9"/>
    <w:rsid w:val="00573F94"/>
    <w:rsid w:val="00580007"/>
    <w:rsid w:val="00580C74"/>
    <w:rsid w:val="005812A3"/>
    <w:rsid w:val="0058372C"/>
    <w:rsid w:val="00583B54"/>
    <w:rsid w:val="00584855"/>
    <w:rsid w:val="005854F2"/>
    <w:rsid w:val="005863BC"/>
    <w:rsid w:val="00590D07"/>
    <w:rsid w:val="00591D99"/>
    <w:rsid w:val="00592178"/>
    <w:rsid w:val="00593454"/>
    <w:rsid w:val="00593696"/>
    <w:rsid w:val="005938A3"/>
    <w:rsid w:val="00596873"/>
    <w:rsid w:val="005975BE"/>
    <w:rsid w:val="005A0D1F"/>
    <w:rsid w:val="005A130D"/>
    <w:rsid w:val="005A1AB0"/>
    <w:rsid w:val="005A2BFD"/>
    <w:rsid w:val="005A4032"/>
    <w:rsid w:val="005A6E66"/>
    <w:rsid w:val="005A6F8D"/>
    <w:rsid w:val="005A7807"/>
    <w:rsid w:val="005B50B1"/>
    <w:rsid w:val="005C13F9"/>
    <w:rsid w:val="005C70AE"/>
    <w:rsid w:val="005D2CF3"/>
    <w:rsid w:val="005D32B3"/>
    <w:rsid w:val="005D4EE8"/>
    <w:rsid w:val="005D59B3"/>
    <w:rsid w:val="005D70B7"/>
    <w:rsid w:val="005E1284"/>
    <w:rsid w:val="005E1443"/>
    <w:rsid w:val="005E2B81"/>
    <w:rsid w:val="005E2C97"/>
    <w:rsid w:val="005E3F13"/>
    <w:rsid w:val="005E6276"/>
    <w:rsid w:val="005F15C6"/>
    <w:rsid w:val="005F1D6F"/>
    <w:rsid w:val="005F5137"/>
    <w:rsid w:val="005F653D"/>
    <w:rsid w:val="0060046B"/>
    <w:rsid w:val="00600B91"/>
    <w:rsid w:val="006016AD"/>
    <w:rsid w:val="00601A53"/>
    <w:rsid w:val="00601A59"/>
    <w:rsid w:val="00605961"/>
    <w:rsid w:val="00606179"/>
    <w:rsid w:val="00611B56"/>
    <w:rsid w:val="00612ADB"/>
    <w:rsid w:val="006217E3"/>
    <w:rsid w:val="0062265B"/>
    <w:rsid w:val="006237E8"/>
    <w:rsid w:val="00625F0C"/>
    <w:rsid w:val="00626E9A"/>
    <w:rsid w:val="006279ED"/>
    <w:rsid w:val="006332F2"/>
    <w:rsid w:val="0063527F"/>
    <w:rsid w:val="006363C6"/>
    <w:rsid w:val="00636A8B"/>
    <w:rsid w:val="00637E52"/>
    <w:rsid w:val="00640D52"/>
    <w:rsid w:val="006419B5"/>
    <w:rsid w:val="006422FA"/>
    <w:rsid w:val="00642CE0"/>
    <w:rsid w:val="00643DB2"/>
    <w:rsid w:val="00644994"/>
    <w:rsid w:val="00647BA3"/>
    <w:rsid w:val="00651BB9"/>
    <w:rsid w:val="0065639C"/>
    <w:rsid w:val="006564D3"/>
    <w:rsid w:val="00660C21"/>
    <w:rsid w:val="00662AF8"/>
    <w:rsid w:val="006646C2"/>
    <w:rsid w:val="0066621C"/>
    <w:rsid w:val="00667CE7"/>
    <w:rsid w:val="00671A6D"/>
    <w:rsid w:val="00681721"/>
    <w:rsid w:val="00683F4B"/>
    <w:rsid w:val="00684074"/>
    <w:rsid w:val="00687AEC"/>
    <w:rsid w:val="00694D11"/>
    <w:rsid w:val="006953FB"/>
    <w:rsid w:val="00695448"/>
    <w:rsid w:val="006A0CEE"/>
    <w:rsid w:val="006A371D"/>
    <w:rsid w:val="006A3845"/>
    <w:rsid w:val="006A4ABD"/>
    <w:rsid w:val="006A5944"/>
    <w:rsid w:val="006B44B2"/>
    <w:rsid w:val="006C00E9"/>
    <w:rsid w:val="006C0B93"/>
    <w:rsid w:val="006C560C"/>
    <w:rsid w:val="006C646F"/>
    <w:rsid w:val="006C7B86"/>
    <w:rsid w:val="006D48B2"/>
    <w:rsid w:val="006D772F"/>
    <w:rsid w:val="006E022E"/>
    <w:rsid w:val="006E0EAA"/>
    <w:rsid w:val="006E25AE"/>
    <w:rsid w:val="006E5EFD"/>
    <w:rsid w:val="006E6067"/>
    <w:rsid w:val="006F0DB3"/>
    <w:rsid w:val="006F437C"/>
    <w:rsid w:val="007032FB"/>
    <w:rsid w:val="0070334A"/>
    <w:rsid w:val="00703BDB"/>
    <w:rsid w:val="00705EDA"/>
    <w:rsid w:val="00705F79"/>
    <w:rsid w:val="00710645"/>
    <w:rsid w:val="00710B49"/>
    <w:rsid w:val="00715D63"/>
    <w:rsid w:val="0071768C"/>
    <w:rsid w:val="007233DB"/>
    <w:rsid w:val="0072635D"/>
    <w:rsid w:val="00726475"/>
    <w:rsid w:val="00727CAC"/>
    <w:rsid w:val="007323EC"/>
    <w:rsid w:val="00733FED"/>
    <w:rsid w:val="0073735F"/>
    <w:rsid w:val="00744F6A"/>
    <w:rsid w:val="007461C8"/>
    <w:rsid w:val="00746536"/>
    <w:rsid w:val="00747550"/>
    <w:rsid w:val="007524CA"/>
    <w:rsid w:val="00752FE7"/>
    <w:rsid w:val="00771970"/>
    <w:rsid w:val="00774C6F"/>
    <w:rsid w:val="007838DA"/>
    <w:rsid w:val="0078461B"/>
    <w:rsid w:val="00784770"/>
    <w:rsid w:val="00784D58"/>
    <w:rsid w:val="0079068C"/>
    <w:rsid w:val="007906F9"/>
    <w:rsid w:val="0079350E"/>
    <w:rsid w:val="007A1772"/>
    <w:rsid w:val="007A32D3"/>
    <w:rsid w:val="007A46AF"/>
    <w:rsid w:val="007A56E6"/>
    <w:rsid w:val="007B3699"/>
    <w:rsid w:val="007B5549"/>
    <w:rsid w:val="007C1148"/>
    <w:rsid w:val="007C1B5F"/>
    <w:rsid w:val="007D071F"/>
    <w:rsid w:val="007D0A63"/>
    <w:rsid w:val="007D46F9"/>
    <w:rsid w:val="007D75B9"/>
    <w:rsid w:val="007E12A7"/>
    <w:rsid w:val="007E210B"/>
    <w:rsid w:val="007E59EE"/>
    <w:rsid w:val="007E62FA"/>
    <w:rsid w:val="007F0385"/>
    <w:rsid w:val="007F37F1"/>
    <w:rsid w:val="007F4BC7"/>
    <w:rsid w:val="007F54D3"/>
    <w:rsid w:val="0080298F"/>
    <w:rsid w:val="00805253"/>
    <w:rsid w:val="00806639"/>
    <w:rsid w:val="00806ACD"/>
    <w:rsid w:val="00807942"/>
    <w:rsid w:val="00815573"/>
    <w:rsid w:val="008165C4"/>
    <w:rsid w:val="008167E6"/>
    <w:rsid w:val="0082057F"/>
    <w:rsid w:val="00820828"/>
    <w:rsid w:val="00821D0A"/>
    <w:rsid w:val="00823633"/>
    <w:rsid w:val="00823D23"/>
    <w:rsid w:val="008259B6"/>
    <w:rsid w:val="008276E5"/>
    <w:rsid w:val="00832CB7"/>
    <w:rsid w:val="00837442"/>
    <w:rsid w:val="00840FB7"/>
    <w:rsid w:val="008428E8"/>
    <w:rsid w:val="00842AB0"/>
    <w:rsid w:val="00842DD4"/>
    <w:rsid w:val="00845277"/>
    <w:rsid w:val="00845EAE"/>
    <w:rsid w:val="00851867"/>
    <w:rsid w:val="00854C46"/>
    <w:rsid w:val="00854D3D"/>
    <w:rsid w:val="00856755"/>
    <w:rsid w:val="008574AE"/>
    <w:rsid w:val="00857F6A"/>
    <w:rsid w:val="008643FC"/>
    <w:rsid w:val="00865021"/>
    <w:rsid w:val="00865868"/>
    <w:rsid w:val="00867845"/>
    <w:rsid w:val="0087208C"/>
    <w:rsid w:val="008750DA"/>
    <w:rsid w:val="00875744"/>
    <w:rsid w:val="0087665D"/>
    <w:rsid w:val="00877887"/>
    <w:rsid w:val="0088099D"/>
    <w:rsid w:val="00880AAD"/>
    <w:rsid w:val="00881866"/>
    <w:rsid w:val="00882C99"/>
    <w:rsid w:val="00882CAF"/>
    <w:rsid w:val="00883966"/>
    <w:rsid w:val="00883AF4"/>
    <w:rsid w:val="0088468F"/>
    <w:rsid w:val="0088518C"/>
    <w:rsid w:val="00891800"/>
    <w:rsid w:val="00893707"/>
    <w:rsid w:val="00896A95"/>
    <w:rsid w:val="008976A8"/>
    <w:rsid w:val="008A1A22"/>
    <w:rsid w:val="008A37C0"/>
    <w:rsid w:val="008A3C87"/>
    <w:rsid w:val="008A4854"/>
    <w:rsid w:val="008A6D7E"/>
    <w:rsid w:val="008B09E7"/>
    <w:rsid w:val="008B4E82"/>
    <w:rsid w:val="008B5949"/>
    <w:rsid w:val="008B5B6E"/>
    <w:rsid w:val="008C47AB"/>
    <w:rsid w:val="008D0861"/>
    <w:rsid w:val="008D6863"/>
    <w:rsid w:val="008E41CE"/>
    <w:rsid w:val="008E5AD3"/>
    <w:rsid w:val="008F1138"/>
    <w:rsid w:val="008F3A7E"/>
    <w:rsid w:val="008F3D62"/>
    <w:rsid w:val="009018BE"/>
    <w:rsid w:val="00904EEB"/>
    <w:rsid w:val="00905AAB"/>
    <w:rsid w:val="00910A0B"/>
    <w:rsid w:val="00912967"/>
    <w:rsid w:val="00912B0F"/>
    <w:rsid w:val="009145D8"/>
    <w:rsid w:val="0091580F"/>
    <w:rsid w:val="00915EBA"/>
    <w:rsid w:val="00922384"/>
    <w:rsid w:val="00923F34"/>
    <w:rsid w:val="00924731"/>
    <w:rsid w:val="00925EEF"/>
    <w:rsid w:val="00930268"/>
    <w:rsid w:val="00933772"/>
    <w:rsid w:val="00934338"/>
    <w:rsid w:val="00937658"/>
    <w:rsid w:val="00937F1C"/>
    <w:rsid w:val="00940840"/>
    <w:rsid w:val="00943880"/>
    <w:rsid w:val="00943B13"/>
    <w:rsid w:val="00950526"/>
    <w:rsid w:val="00953BC3"/>
    <w:rsid w:val="009629BE"/>
    <w:rsid w:val="00963E1C"/>
    <w:rsid w:val="00965143"/>
    <w:rsid w:val="00965AEF"/>
    <w:rsid w:val="0096695F"/>
    <w:rsid w:val="0097525E"/>
    <w:rsid w:val="00976D1F"/>
    <w:rsid w:val="009770DA"/>
    <w:rsid w:val="00984CEA"/>
    <w:rsid w:val="00985957"/>
    <w:rsid w:val="009864F6"/>
    <w:rsid w:val="00992F82"/>
    <w:rsid w:val="00994760"/>
    <w:rsid w:val="00997BC0"/>
    <w:rsid w:val="009A1536"/>
    <w:rsid w:val="009A27CA"/>
    <w:rsid w:val="009B09AF"/>
    <w:rsid w:val="009C7BB0"/>
    <w:rsid w:val="009D7E8E"/>
    <w:rsid w:val="009E2AA3"/>
    <w:rsid w:val="009E3C71"/>
    <w:rsid w:val="009E7629"/>
    <w:rsid w:val="009E766B"/>
    <w:rsid w:val="009E7880"/>
    <w:rsid w:val="009E7F4C"/>
    <w:rsid w:val="009F119B"/>
    <w:rsid w:val="009F1BA1"/>
    <w:rsid w:val="009F500C"/>
    <w:rsid w:val="009F6860"/>
    <w:rsid w:val="009F6C5B"/>
    <w:rsid w:val="00A010BC"/>
    <w:rsid w:val="00A01743"/>
    <w:rsid w:val="00A023C6"/>
    <w:rsid w:val="00A0337B"/>
    <w:rsid w:val="00A03DF8"/>
    <w:rsid w:val="00A05CA7"/>
    <w:rsid w:val="00A05CFA"/>
    <w:rsid w:val="00A10B4D"/>
    <w:rsid w:val="00A13AF6"/>
    <w:rsid w:val="00A13D57"/>
    <w:rsid w:val="00A16CA0"/>
    <w:rsid w:val="00A17FF0"/>
    <w:rsid w:val="00A30040"/>
    <w:rsid w:val="00A32020"/>
    <w:rsid w:val="00A32AFF"/>
    <w:rsid w:val="00A332C9"/>
    <w:rsid w:val="00A33A2E"/>
    <w:rsid w:val="00A34A5F"/>
    <w:rsid w:val="00A40284"/>
    <w:rsid w:val="00A41FF6"/>
    <w:rsid w:val="00A518FB"/>
    <w:rsid w:val="00A52D4E"/>
    <w:rsid w:val="00A53546"/>
    <w:rsid w:val="00A54EA6"/>
    <w:rsid w:val="00A61962"/>
    <w:rsid w:val="00A662FE"/>
    <w:rsid w:val="00A75051"/>
    <w:rsid w:val="00A80E32"/>
    <w:rsid w:val="00A83A8A"/>
    <w:rsid w:val="00A90E80"/>
    <w:rsid w:val="00A96B88"/>
    <w:rsid w:val="00AA019B"/>
    <w:rsid w:val="00AA0442"/>
    <w:rsid w:val="00AA17D8"/>
    <w:rsid w:val="00AA26C7"/>
    <w:rsid w:val="00AA36EC"/>
    <w:rsid w:val="00AA56D2"/>
    <w:rsid w:val="00AA635C"/>
    <w:rsid w:val="00AA76CF"/>
    <w:rsid w:val="00AB1A23"/>
    <w:rsid w:val="00AC1E24"/>
    <w:rsid w:val="00AC20D7"/>
    <w:rsid w:val="00AC567E"/>
    <w:rsid w:val="00AC597D"/>
    <w:rsid w:val="00AD1CCC"/>
    <w:rsid w:val="00AD4E08"/>
    <w:rsid w:val="00AD5937"/>
    <w:rsid w:val="00AD654D"/>
    <w:rsid w:val="00AD6A88"/>
    <w:rsid w:val="00AD7983"/>
    <w:rsid w:val="00AE00A1"/>
    <w:rsid w:val="00AE0EEA"/>
    <w:rsid w:val="00AF0B49"/>
    <w:rsid w:val="00AF42E5"/>
    <w:rsid w:val="00AF460A"/>
    <w:rsid w:val="00AF773C"/>
    <w:rsid w:val="00B01FAB"/>
    <w:rsid w:val="00B038F6"/>
    <w:rsid w:val="00B03E60"/>
    <w:rsid w:val="00B04BE7"/>
    <w:rsid w:val="00B07552"/>
    <w:rsid w:val="00B206BB"/>
    <w:rsid w:val="00B24AE8"/>
    <w:rsid w:val="00B275B8"/>
    <w:rsid w:val="00B27640"/>
    <w:rsid w:val="00B35CE8"/>
    <w:rsid w:val="00B40B08"/>
    <w:rsid w:val="00B40F42"/>
    <w:rsid w:val="00B41155"/>
    <w:rsid w:val="00B41C08"/>
    <w:rsid w:val="00B464EA"/>
    <w:rsid w:val="00B46BB6"/>
    <w:rsid w:val="00B51575"/>
    <w:rsid w:val="00B55954"/>
    <w:rsid w:val="00B60D0C"/>
    <w:rsid w:val="00B65C2D"/>
    <w:rsid w:val="00B7038A"/>
    <w:rsid w:val="00B70622"/>
    <w:rsid w:val="00B71398"/>
    <w:rsid w:val="00B72775"/>
    <w:rsid w:val="00B760CE"/>
    <w:rsid w:val="00B7733B"/>
    <w:rsid w:val="00B8003F"/>
    <w:rsid w:val="00B822D2"/>
    <w:rsid w:val="00B824D3"/>
    <w:rsid w:val="00B83C6B"/>
    <w:rsid w:val="00B858CA"/>
    <w:rsid w:val="00B85F77"/>
    <w:rsid w:val="00B861C2"/>
    <w:rsid w:val="00B86B75"/>
    <w:rsid w:val="00B87234"/>
    <w:rsid w:val="00B93C02"/>
    <w:rsid w:val="00B93CD0"/>
    <w:rsid w:val="00BA0712"/>
    <w:rsid w:val="00BA3231"/>
    <w:rsid w:val="00BA455A"/>
    <w:rsid w:val="00BB1B23"/>
    <w:rsid w:val="00BC035B"/>
    <w:rsid w:val="00BC13B4"/>
    <w:rsid w:val="00BC22F5"/>
    <w:rsid w:val="00BC389D"/>
    <w:rsid w:val="00BC48D5"/>
    <w:rsid w:val="00BD298E"/>
    <w:rsid w:val="00BD5100"/>
    <w:rsid w:val="00BE1DA3"/>
    <w:rsid w:val="00BE2A9B"/>
    <w:rsid w:val="00BE64DA"/>
    <w:rsid w:val="00BF19B7"/>
    <w:rsid w:val="00BF4A2B"/>
    <w:rsid w:val="00BF65E1"/>
    <w:rsid w:val="00C0318E"/>
    <w:rsid w:val="00C03E97"/>
    <w:rsid w:val="00C05058"/>
    <w:rsid w:val="00C07F96"/>
    <w:rsid w:val="00C13A2A"/>
    <w:rsid w:val="00C14BB2"/>
    <w:rsid w:val="00C1552B"/>
    <w:rsid w:val="00C15C22"/>
    <w:rsid w:val="00C168D1"/>
    <w:rsid w:val="00C20275"/>
    <w:rsid w:val="00C20455"/>
    <w:rsid w:val="00C21CE6"/>
    <w:rsid w:val="00C304D3"/>
    <w:rsid w:val="00C32D0F"/>
    <w:rsid w:val="00C343B9"/>
    <w:rsid w:val="00C35768"/>
    <w:rsid w:val="00C36279"/>
    <w:rsid w:val="00C4007B"/>
    <w:rsid w:val="00C40705"/>
    <w:rsid w:val="00C43A8F"/>
    <w:rsid w:val="00C44505"/>
    <w:rsid w:val="00C44D91"/>
    <w:rsid w:val="00C46298"/>
    <w:rsid w:val="00C46B44"/>
    <w:rsid w:val="00C46C33"/>
    <w:rsid w:val="00C46D26"/>
    <w:rsid w:val="00C501B3"/>
    <w:rsid w:val="00C516AF"/>
    <w:rsid w:val="00C526DF"/>
    <w:rsid w:val="00C60457"/>
    <w:rsid w:val="00C61BF2"/>
    <w:rsid w:val="00C63D57"/>
    <w:rsid w:val="00C64E90"/>
    <w:rsid w:val="00C65771"/>
    <w:rsid w:val="00C70222"/>
    <w:rsid w:val="00C71D66"/>
    <w:rsid w:val="00C758BB"/>
    <w:rsid w:val="00C82444"/>
    <w:rsid w:val="00C845D8"/>
    <w:rsid w:val="00C8479F"/>
    <w:rsid w:val="00C8669F"/>
    <w:rsid w:val="00C86B57"/>
    <w:rsid w:val="00C878D6"/>
    <w:rsid w:val="00C87DF4"/>
    <w:rsid w:val="00C9392D"/>
    <w:rsid w:val="00C93ECA"/>
    <w:rsid w:val="00C93F46"/>
    <w:rsid w:val="00C971C5"/>
    <w:rsid w:val="00CA3858"/>
    <w:rsid w:val="00CB1C60"/>
    <w:rsid w:val="00CB1EA2"/>
    <w:rsid w:val="00CB43A6"/>
    <w:rsid w:val="00CB57EC"/>
    <w:rsid w:val="00CB6962"/>
    <w:rsid w:val="00CC0D3A"/>
    <w:rsid w:val="00CC3221"/>
    <w:rsid w:val="00CC6B63"/>
    <w:rsid w:val="00CD2E01"/>
    <w:rsid w:val="00CD2E8B"/>
    <w:rsid w:val="00CD7423"/>
    <w:rsid w:val="00CE02C3"/>
    <w:rsid w:val="00CE25AB"/>
    <w:rsid w:val="00CE559D"/>
    <w:rsid w:val="00CE6CA2"/>
    <w:rsid w:val="00CE6DD1"/>
    <w:rsid w:val="00CE7DC9"/>
    <w:rsid w:val="00CF2E02"/>
    <w:rsid w:val="00CF7D1D"/>
    <w:rsid w:val="00D00398"/>
    <w:rsid w:val="00D0168E"/>
    <w:rsid w:val="00D01A1A"/>
    <w:rsid w:val="00D06DD8"/>
    <w:rsid w:val="00D06E45"/>
    <w:rsid w:val="00D122B1"/>
    <w:rsid w:val="00D123DA"/>
    <w:rsid w:val="00D125BA"/>
    <w:rsid w:val="00D16BAE"/>
    <w:rsid w:val="00D17AE0"/>
    <w:rsid w:val="00D20914"/>
    <w:rsid w:val="00D20F1B"/>
    <w:rsid w:val="00D2427F"/>
    <w:rsid w:val="00D2655B"/>
    <w:rsid w:val="00D26FE1"/>
    <w:rsid w:val="00D356A8"/>
    <w:rsid w:val="00D40C75"/>
    <w:rsid w:val="00D43ABC"/>
    <w:rsid w:val="00D455E4"/>
    <w:rsid w:val="00D455ED"/>
    <w:rsid w:val="00D46666"/>
    <w:rsid w:val="00D473B0"/>
    <w:rsid w:val="00D52340"/>
    <w:rsid w:val="00D57723"/>
    <w:rsid w:val="00D577C1"/>
    <w:rsid w:val="00D57B52"/>
    <w:rsid w:val="00D62243"/>
    <w:rsid w:val="00D64596"/>
    <w:rsid w:val="00D70240"/>
    <w:rsid w:val="00D72D0A"/>
    <w:rsid w:val="00D74215"/>
    <w:rsid w:val="00D77391"/>
    <w:rsid w:val="00D8196D"/>
    <w:rsid w:val="00D82E26"/>
    <w:rsid w:val="00D83481"/>
    <w:rsid w:val="00D86B5A"/>
    <w:rsid w:val="00D86EF7"/>
    <w:rsid w:val="00D90707"/>
    <w:rsid w:val="00D9095A"/>
    <w:rsid w:val="00D94387"/>
    <w:rsid w:val="00D94FA1"/>
    <w:rsid w:val="00D96ED6"/>
    <w:rsid w:val="00D97344"/>
    <w:rsid w:val="00DA0B56"/>
    <w:rsid w:val="00DA47DB"/>
    <w:rsid w:val="00DA7715"/>
    <w:rsid w:val="00DB2E75"/>
    <w:rsid w:val="00DB372F"/>
    <w:rsid w:val="00DB51C5"/>
    <w:rsid w:val="00DC04BD"/>
    <w:rsid w:val="00DC27B2"/>
    <w:rsid w:val="00DC41B7"/>
    <w:rsid w:val="00DD07AA"/>
    <w:rsid w:val="00DD0EA0"/>
    <w:rsid w:val="00DD3802"/>
    <w:rsid w:val="00DD4205"/>
    <w:rsid w:val="00DD4709"/>
    <w:rsid w:val="00DD4FF1"/>
    <w:rsid w:val="00DD6316"/>
    <w:rsid w:val="00DE637A"/>
    <w:rsid w:val="00DF6454"/>
    <w:rsid w:val="00DF6997"/>
    <w:rsid w:val="00DF74DE"/>
    <w:rsid w:val="00DF7CC0"/>
    <w:rsid w:val="00E03261"/>
    <w:rsid w:val="00E04EBF"/>
    <w:rsid w:val="00E05CCB"/>
    <w:rsid w:val="00E11891"/>
    <w:rsid w:val="00E1308D"/>
    <w:rsid w:val="00E16A84"/>
    <w:rsid w:val="00E21229"/>
    <w:rsid w:val="00E225B5"/>
    <w:rsid w:val="00E26882"/>
    <w:rsid w:val="00E26D09"/>
    <w:rsid w:val="00E26FEE"/>
    <w:rsid w:val="00E2727B"/>
    <w:rsid w:val="00E304A1"/>
    <w:rsid w:val="00E315A3"/>
    <w:rsid w:val="00E32520"/>
    <w:rsid w:val="00E332C3"/>
    <w:rsid w:val="00E33822"/>
    <w:rsid w:val="00E404BD"/>
    <w:rsid w:val="00E45BB1"/>
    <w:rsid w:val="00E472A7"/>
    <w:rsid w:val="00E4763C"/>
    <w:rsid w:val="00E51588"/>
    <w:rsid w:val="00E5533F"/>
    <w:rsid w:val="00E55FEE"/>
    <w:rsid w:val="00E57482"/>
    <w:rsid w:val="00E607EF"/>
    <w:rsid w:val="00E63E8D"/>
    <w:rsid w:val="00E70E78"/>
    <w:rsid w:val="00E72A31"/>
    <w:rsid w:val="00E7363F"/>
    <w:rsid w:val="00E74D3E"/>
    <w:rsid w:val="00E75F56"/>
    <w:rsid w:val="00E76DFC"/>
    <w:rsid w:val="00E7709C"/>
    <w:rsid w:val="00E8002B"/>
    <w:rsid w:val="00E86E7A"/>
    <w:rsid w:val="00E87F45"/>
    <w:rsid w:val="00E90BDE"/>
    <w:rsid w:val="00E91661"/>
    <w:rsid w:val="00E91DE5"/>
    <w:rsid w:val="00EA0B01"/>
    <w:rsid w:val="00EA3DF3"/>
    <w:rsid w:val="00EA79B5"/>
    <w:rsid w:val="00EB0EAF"/>
    <w:rsid w:val="00EC0E24"/>
    <w:rsid w:val="00EC2EFE"/>
    <w:rsid w:val="00EC6A7E"/>
    <w:rsid w:val="00ED0C22"/>
    <w:rsid w:val="00ED17A0"/>
    <w:rsid w:val="00ED43E9"/>
    <w:rsid w:val="00ED453C"/>
    <w:rsid w:val="00ED4965"/>
    <w:rsid w:val="00ED72A3"/>
    <w:rsid w:val="00EE191B"/>
    <w:rsid w:val="00EE55CD"/>
    <w:rsid w:val="00EE76A5"/>
    <w:rsid w:val="00EF624A"/>
    <w:rsid w:val="00EF62BF"/>
    <w:rsid w:val="00EF6EE2"/>
    <w:rsid w:val="00F015D9"/>
    <w:rsid w:val="00F042CB"/>
    <w:rsid w:val="00F0500E"/>
    <w:rsid w:val="00F05F54"/>
    <w:rsid w:val="00F11C8F"/>
    <w:rsid w:val="00F15933"/>
    <w:rsid w:val="00F16AD2"/>
    <w:rsid w:val="00F203E5"/>
    <w:rsid w:val="00F23B64"/>
    <w:rsid w:val="00F24E32"/>
    <w:rsid w:val="00F2745A"/>
    <w:rsid w:val="00F3235E"/>
    <w:rsid w:val="00F3372C"/>
    <w:rsid w:val="00F40EBF"/>
    <w:rsid w:val="00F41AAA"/>
    <w:rsid w:val="00F4218C"/>
    <w:rsid w:val="00F430C1"/>
    <w:rsid w:val="00F445E3"/>
    <w:rsid w:val="00F44D98"/>
    <w:rsid w:val="00F51CD8"/>
    <w:rsid w:val="00F544AB"/>
    <w:rsid w:val="00F5549A"/>
    <w:rsid w:val="00F573D3"/>
    <w:rsid w:val="00F57D14"/>
    <w:rsid w:val="00F61848"/>
    <w:rsid w:val="00F63D28"/>
    <w:rsid w:val="00F64727"/>
    <w:rsid w:val="00F65BE4"/>
    <w:rsid w:val="00F65D89"/>
    <w:rsid w:val="00F666F1"/>
    <w:rsid w:val="00F704B0"/>
    <w:rsid w:val="00F76E85"/>
    <w:rsid w:val="00F8067D"/>
    <w:rsid w:val="00F80989"/>
    <w:rsid w:val="00F80E0C"/>
    <w:rsid w:val="00F8201F"/>
    <w:rsid w:val="00F82056"/>
    <w:rsid w:val="00F85AB9"/>
    <w:rsid w:val="00F95347"/>
    <w:rsid w:val="00F96522"/>
    <w:rsid w:val="00FA00E1"/>
    <w:rsid w:val="00FA0C67"/>
    <w:rsid w:val="00FA34EF"/>
    <w:rsid w:val="00FA3777"/>
    <w:rsid w:val="00FA5C9A"/>
    <w:rsid w:val="00FA7B65"/>
    <w:rsid w:val="00FB58D0"/>
    <w:rsid w:val="00FC10E8"/>
    <w:rsid w:val="00FC2DD0"/>
    <w:rsid w:val="00FC4F29"/>
    <w:rsid w:val="00FC6F19"/>
    <w:rsid w:val="00FD341A"/>
    <w:rsid w:val="00FD4322"/>
    <w:rsid w:val="00FD5DCF"/>
    <w:rsid w:val="00FD7448"/>
    <w:rsid w:val="00FE29C6"/>
    <w:rsid w:val="00FE2F2A"/>
    <w:rsid w:val="00FE3122"/>
    <w:rsid w:val="00FE40DA"/>
    <w:rsid w:val="00FE75B8"/>
    <w:rsid w:val="00FF595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0B8791A"/>
  <w15:docId w15:val="{C6E6F7A7-8593-424E-BC52-F7DD1D297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E3F35"/>
  </w:style>
  <w:style w:type="paragraph" w:styleId="Heading1">
    <w:name w:val="heading 1"/>
    <w:basedOn w:val="Normal"/>
    <w:link w:val="Heading1Char"/>
    <w:uiPriority w:val="9"/>
    <w:qFormat/>
    <w:rsid w:val="00E272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CA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CA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16CA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16C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16C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6C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6C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6CA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16CA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0334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334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3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0334A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592178"/>
  </w:style>
  <w:style w:type="paragraph" w:styleId="Header">
    <w:name w:val="header"/>
    <w:basedOn w:val="Normal"/>
    <w:link w:val="HeaderChar"/>
    <w:uiPriority w:val="99"/>
    <w:unhideWhenUsed/>
    <w:rsid w:val="00592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178"/>
  </w:style>
  <w:style w:type="paragraph" w:styleId="Footer">
    <w:name w:val="footer"/>
    <w:basedOn w:val="Normal"/>
    <w:link w:val="FooterChar"/>
    <w:uiPriority w:val="99"/>
    <w:unhideWhenUsed/>
    <w:rsid w:val="00592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178"/>
  </w:style>
  <w:style w:type="character" w:customStyle="1" w:styleId="cit">
    <w:name w:val="cit"/>
    <w:basedOn w:val="DefaultParagraphFont"/>
    <w:rsid w:val="001F60E3"/>
  </w:style>
  <w:style w:type="paragraph" w:styleId="FootnoteText">
    <w:name w:val="footnote text"/>
    <w:basedOn w:val="Normal"/>
    <w:link w:val="FootnoteTextChar"/>
    <w:uiPriority w:val="99"/>
    <w:semiHidden/>
    <w:unhideWhenUsed/>
    <w:rsid w:val="00AF42E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F42E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F42E5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06694"/>
  </w:style>
  <w:style w:type="paragraph" w:customStyle="1" w:styleId="mds-paragraph">
    <w:name w:val="mds-paragraph"/>
    <w:basedOn w:val="Normal"/>
    <w:rsid w:val="007C1B5F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72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3E59FB"/>
  </w:style>
  <w:style w:type="character" w:customStyle="1" w:styleId="Heading1Char">
    <w:name w:val="Heading 1 Char"/>
    <w:basedOn w:val="DefaultParagraphFont"/>
    <w:link w:val="Heading1"/>
    <w:uiPriority w:val="9"/>
    <w:rsid w:val="00E2727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E272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7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50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4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3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7691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3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0979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2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42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9251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7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4761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5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john.barlow@uvm.edu" TargetMode="External"/><Relationship Id="rId17" Type="http://schemas.openxmlformats.org/officeDocument/2006/relationships/image" Target="media/image10.emf"/><Relationship Id="rId25" Type="http://schemas.openxmlformats.org/officeDocument/2006/relationships/image" Target="media/image8.tiff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20" Type="http://schemas.openxmlformats.org/officeDocument/2006/relationships/image" Target="media/image3.tiff"/><Relationship Id="rId29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7.tif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23" Type="http://schemas.openxmlformats.org/officeDocument/2006/relationships/image" Target="media/image6.png"/><Relationship Id="rId28" Type="http://schemas.openxmlformats.org/officeDocument/2006/relationships/image" Target="media/image11.tiff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22" Type="http://schemas.openxmlformats.org/officeDocument/2006/relationships/image" Target="media/image5.tiff"/><Relationship Id="rId27" Type="http://schemas.openxmlformats.org/officeDocument/2006/relationships/image" Target="media/image10.tiff"/><Relationship Id="rId30" Type="http://schemas.openxmlformats.org/officeDocument/2006/relationships/image" Target="media/image13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31T16:22:29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27CEA-94C4-E542-815B-CD5A980AA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8541</Words>
  <Characters>48690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Vermont Organic Dairy Bedding Survey Analysis</vt:lpstr>
    </vt:vector>
  </TitlesOfParts>
  <Company/>
  <LinksUpToDate>false</LinksUpToDate>
  <CharactersWithSpaces>57117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Vermont Organic Dairy Bedding Survey Analysis</dc:title>
  <dc:subject/>
  <dc:creator>TA</dc:creator>
  <cp:keywords/>
  <dc:description/>
  <cp:lastModifiedBy>Caitlin Jeffrey</cp:lastModifiedBy>
  <cp:revision>2</cp:revision>
  <cp:lastPrinted>2019-11-01T17:01:00Z</cp:lastPrinted>
  <dcterms:created xsi:type="dcterms:W3CDTF">2020-10-09T12:43:00Z</dcterms:created>
  <dcterms:modified xsi:type="dcterms:W3CDTF">2020-10-09T12:43:00Z</dcterms:modified>
</cp:coreProperties>
</file>